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5840"/>
      </w:tblGrid>
      <w:tr w:rsidR="00A06CAF" w:rsidRPr="00624518" w14:paraId="540ECD2E" w14:textId="77777777" w:rsidTr="00A06CAF">
        <w:tc>
          <w:tcPr>
            <w:tcW w:w="3281" w:type="dxa"/>
            <w:hideMark/>
          </w:tcPr>
          <w:p w14:paraId="56782699" w14:textId="79EAB57F" w:rsidR="00A06CAF" w:rsidRPr="00624518" w:rsidRDefault="00A06CAF" w:rsidP="00BE2624">
            <w:pPr>
              <w:spacing w:line="360" w:lineRule="auto"/>
              <w:jc w:val="center"/>
            </w:pPr>
            <w:r w:rsidRPr="00624518">
              <w:rPr>
                <w:noProof/>
              </w:rPr>
              <w:drawing>
                <wp:inline distT="0" distB="0" distL="0" distR="0" wp14:anchorId="5F9E498A" wp14:editId="557EA8F6">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5A6D91E6" w14:textId="77777777" w:rsidR="00A06CAF" w:rsidRPr="00624518" w:rsidRDefault="00A06CAF" w:rsidP="00BE2624">
            <w:pPr>
              <w:spacing w:line="360" w:lineRule="auto"/>
              <w:jc w:val="center"/>
              <w:rPr>
                <w:sz w:val="12"/>
              </w:rPr>
            </w:pPr>
          </w:p>
          <w:p w14:paraId="388307FC" w14:textId="77777777" w:rsidR="00A06CAF" w:rsidRPr="00624518" w:rsidRDefault="00A06CAF" w:rsidP="00BE2624">
            <w:pPr>
              <w:spacing w:line="360" w:lineRule="auto"/>
              <w:jc w:val="center"/>
              <w:rPr>
                <w:sz w:val="26"/>
                <w:szCs w:val="26"/>
              </w:rPr>
            </w:pPr>
            <w:r w:rsidRPr="00624518">
              <w:rPr>
                <w:sz w:val="26"/>
                <w:szCs w:val="26"/>
              </w:rPr>
              <w:t>BỘ GIÁO DỤC VÀ ĐÀO TẠO</w:t>
            </w:r>
          </w:p>
          <w:p w14:paraId="15D629D0" w14:textId="77777777" w:rsidR="00A06CAF" w:rsidRPr="00624518" w:rsidRDefault="00A06CAF" w:rsidP="00BE2624">
            <w:pPr>
              <w:spacing w:line="360" w:lineRule="auto"/>
              <w:jc w:val="center"/>
              <w:rPr>
                <w:b/>
              </w:rPr>
            </w:pPr>
            <w:r w:rsidRPr="00624518">
              <w:rPr>
                <w:b/>
                <w:sz w:val="26"/>
                <w:szCs w:val="26"/>
              </w:rPr>
              <w:t>TRƯỜNG ĐẠI HỌC CÔNG NGHỆ TP. HCM</w:t>
            </w:r>
          </w:p>
        </w:tc>
      </w:tr>
    </w:tbl>
    <w:p w14:paraId="56E23587" w14:textId="77777777" w:rsidR="00A06CAF" w:rsidRPr="00624518" w:rsidRDefault="00A06CAF" w:rsidP="00BE2624">
      <w:pPr>
        <w:spacing w:line="360" w:lineRule="auto"/>
        <w:jc w:val="center"/>
      </w:pPr>
    </w:p>
    <w:p w14:paraId="3F2C5163" w14:textId="77777777" w:rsidR="00A06CAF" w:rsidRPr="00624518" w:rsidRDefault="00A06CAF">
      <w:pPr>
        <w:spacing w:line="360" w:lineRule="auto"/>
        <w:pPrChange w:id="0" w:author="Tuan Tran" w:date="2020-06-11T10:10:00Z">
          <w:pPr/>
        </w:pPrChange>
      </w:pPr>
    </w:p>
    <w:p w14:paraId="502903E1" w14:textId="77777777" w:rsidR="00A06CAF" w:rsidRPr="00624518" w:rsidRDefault="00A06CAF">
      <w:pPr>
        <w:spacing w:line="360" w:lineRule="auto"/>
        <w:rPr>
          <w:b/>
          <w:bCs/>
          <w:sz w:val="22"/>
          <w:szCs w:val="20"/>
        </w:rPr>
        <w:pPrChange w:id="1" w:author="Tuan Tran" w:date="2020-06-11T10:10:00Z">
          <w:pPr/>
        </w:pPrChange>
      </w:pPr>
    </w:p>
    <w:p w14:paraId="321DC0D9" w14:textId="09DA2C65" w:rsidR="00A06CAF" w:rsidRPr="00624518" w:rsidRDefault="00A06CAF">
      <w:pPr>
        <w:spacing w:line="360" w:lineRule="auto"/>
        <w:rPr>
          <w:b/>
          <w:bCs/>
          <w:sz w:val="22"/>
          <w:szCs w:val="20"/>
        </w:rPr>
        <w:pPrChange w:id="2" w:author="Tuan Tran" w:date="2020-06-11T10:10:00Z">
          <w:pPr/>
        </w:pPrChange>
      </w:pPr>
    </w:p>
    <w:p w14:paraId="3A7C020D" w14:textId="77777777" w:rsidR="00A06CAF" w:rsidRPr="00624518" w:rsidRDefault="00A06CAF">
      <w:pPr>
        <w:spacing w:line="360" w:lineRule="auto"/>
        <w:jc w:val="center"/>
        <w:rPr>
          <w:b/>
          <w:bCs/>
          <w:sz w:val="22"/>
          <w:szCs w:val="20"/>
        </w:rPr>
        <w:pPrChange w:id="3" w:author="Tuan Tran" w:date="2020-06-11T10:10:00Z">
          <w:pPr>
            <w:jc w:val="center"/>
          </w:pPr>
        </w:pPrChange>
      </w:pPr>
    </w:p>
    <w:p w14:paraId="152F9BB1" w14:textId="6E23FD58" w:rsidR="00A06CAF" w:rsidRPr="00F51F9C" w:rsidRDefault="00A06CAF">
      <w:pPr>
        <w:spacing w:line="360" w:lineRule="auto"/>
        <w:jc w:val="center"/>
        <w:rPr>
          <w:b/>
          <w:bCs/>
          <w:color w:val="C00000"/>
          <w:sz w:val="32"/>
          <w:szCs w:val="20"/>
        </w:rPr>
        <w:pPrChange w:id="4" w:author="Tuan Tran" w:date="2020-06-11T10:10:00Z">
          <w:pPr>
            <w:jc w:val="center"/>
          </w:pPr>
        </w:pPrChange>
      </w:pPr>
      <w:r w:rsidRPr="00F51F9C">
        <w:rPr>
          <w:b/>
          <w:bCs/>
          <w:color w:val="C00000"/>
          <w:sz w:val="32"/>
          <w:szCs w:val="20"/>
        </w:rPr>
        <w:t xml:space="preserve">ĐỒ ÁN </w:t>
      </w:r>
      <w:r w:rsidR="008E54BE">
        <w:rPr>
          <w:b/>
          <w:bCs/>
          <w:color w:val="C00000"/>
          <w:sz w:val="32"/>
          <w:szCs w:val="20"/>
        </w:rPr>
        <w:t>TỔNG HỢP NGÀNH</w:t>
      </w:r>
    </w:p>
    <w:p w14:paraId="5E748780" w14:textId="77777777" w:rsidR="00A06CAF" w:rsidRPr="00624518" w:rsidRDefault="00A06CAF">
      <w:pPr>
        <w:spacing w:line="360" w:lineRule="auto"/>
        <w:jc w:val="center"/>
        <w:rPr>
          <w:b/>
          <w:bCs/>
          <w:sz w:val="22"/>
          <w:szCs w:val="20"/>
        </w:rPr>
        <w:pPrChange w:id="5" w:author="Tuan Tran" w:date="2020-06-11T10:10:00Z">
          <w:pPr>
            <w:jc w:val="center"/>
          </w:pPr>
        </w:pPrChange>
      </w:pPr>
    </w:p>
    <w:p w14:paraId="377F2E2A" w14:textId="77777777" w:rsidR="00A06CAF" w:rsidRPr="00624518" w:rsidRDefault="00A06CAF">
      <w:pPr>
        <w:spacing w:line="360" w:lineRule="auto"/>
        <w:jc w:val="center"/>
        <w:rPr>
          <w:b/>
          <w:bCs/>
          <w:sz w:val="22"/>
          <w:szCs w:val="20"/>
        </w:rPr>
        <w:pPrChange w:id="6" w:author="Tuan Tran" w:date="2020-06-11T10:10:00Z">
          <w:pPr>
            <w:jc w:val="center"/>
          </w:pPr>
        </w:pPrChange>
      </w:pPr>
    </w:p>
    <w:p w14:paraId="251AD3FB" w14:textId="77777777" w:rsidR="00A06CAF" w:rsidRPr="00624518" w:rsidRDefault="00A06CAF">
      <w:pPr>
        <w:spacing w:line="360" w:lineRule="auto"/>
        <w:jc w:val="center"/>
        <w:rPr>
          <w:b/>
          <w:bCs/>
          <w:sz w:val="22"/>
          <w:szCs w:val="20"/>
        </w:rPr>
        <w:pPrChange w:id="7" w:author="Tuan Tran" w:date="2020-06-11T10:10:00Z">
          <w:pPr>
            <w:jc w:val="center"/>
          </w:pPr>
        </w:pPrChange>
      </w:pPr>
    </w:p>
    <w:p w14:paraId="11430C0B" w14:textId="77777777" w:rsidR="00A06CAF" w:rsidRPr="00624518" w:rsidRDefault="00A06CAF">
      <w:pPr>
        <w:spacing w:line="360" w:lineRule="auto"/>
        <w:jc w:val="center"/>
        <w:rPr>
          <w:b/>
          <w:bCs/>
          <w:sz w:val="22"/>
          <w:szCs w:val="20"/>
        </w:rPr>
        <w:pPrChange w:id="8" w:author="Tuan Tran" w:date="2020-06-11T10:10:00Z">
          <w:pPr>
            <w:jc w:val="center"/>
          </w:pPr>
        </w:pPrChange>
      </w:pPr>
    </w:p>
    <w:p w14:paraId="5431BCE4" w14:textId="69977D6C" w:rsidR="00A06CAF" w:rsidRPr="00F51F9C" w:rsidRDefault="00A06CAF">
      <w:pPr>
        <w:spacing w:line="360" w:lineRule="auto"/>
        <w:jc w:val="center"/>
        <w:rPr>
          <w:b/>
          <w:bCs/>
          <w:color w:val="0070C0"/>
          <w:sz w:val="36"/>
          <w:szCs w:val="20"/>
        </w:rPr>
      </w:pPr>
      <w:r w:rsidRPr="00F51F9C">
        <w:rPr>
          <w:b/>
          <w:bCs/>
          <w:color w:val="0070C0"/>
          <w:sz w:val="36"/>
          <w:szCs w:val="20"/>
        </w:rPr>
        <w:t xml:space="preserve">WEBSITE QUẢN </w:t>
      </w:r>
      <w:r w:rsidR="008E54BE">
        <w:rPr>
          <w:b/>
          <w:bCs/>
          <w:color w:val="0070C0"/>
          <w:sz w:val="36"/>
          <w:szCs w:val="20"/>
        </w:rPr>
        <w:t>LỚP HỌC TRỰC TUY</w:t>
      </w:r>
      <w:r w:rsidR="005B4EAB">
        <w:rPr>
          <w:b/>
          <w:bCs/>
          <w:color w:val="0070C0"/>
          <w:sz w:val="36"/>
          <w:szCs w:val="20"/>
        </w:rPr>
        <w:t>ẾN</w:t>
      </w:r>
    </w:p>
    <w:p w14:paraId="132847D4" w14:textId="77777777" w:rsidR="00A06CAF" w:rsidRPr="00624518" w:rsidRDefault="00A06CAF">
      <w:pPr>
        <w:spacing w:line="360" w:lineRule="auto"/>
        <w:jc w:val="center"/>
        <w:rPr>
          <w:b/>
          <w:bCs/>
          <w:sz w:val="32"/>
          <w:szCs w:val="20"/>
        </w:rPr>
        <w:pPrChange w:id="9" w:author="Tuan Tran" w:date="2020-06-11T10:10:00Z">
          <w:pPr>
            <w:jc w:val="center"/>
          </w:pPr>
        </w:pPrChange>
      </w:pPr>
    </w:p>
    <w:p w14:paraId="0B58510F" w14:textId="77777777" w:rsidR="00A06CAF" w:rsidRPr="00624518" w:rsidRDefault="00A06CAF">
      <w:pPr>
        <w:spacing w:line="360" w:lineRule="auto"/>
        <w:jc w:val="center"/>
        <w:rPr>
          <w:b/>
          <w:bCs/>
          <w:sz w:val="32"/>
          <w:szCs w:val="20"/>
        </w:rPr>
        <w:pPrChange w:id="10" w:author="Tuan Tran" w:date="2020-06-11T10:10:00Z">
          <w:pPr>
            <w:jc w:val="center"/>
          </w:pPr>
        </w:pPrChange>
      </w:pPr>
    </w:p>
    <w:p w14:paraId="30C06F04" w14:textId="77777777" w:rsidR="00A06CAF" w:rsidRPr="00624518" w:rsidRDefault="00A06CAF">
      <w:pPr>
        <w:spacing w:line="360" w:lineRule="auto"/>
        <w:jc w:val="both"/>
        <w:rPr>
          <w:bCs/>
          <w:sz w:val="30"/>
          <w:szCs w:val="20"/>
        </w:rPr>
      </w:pPr>
    </w:p>
    <w:p w14:paraId="616FB1C3" w14:textId="77777777" w:rsidR="00A06CAF" w:rsidRPr="00624518" w:rsidRDefault="00A06CAF">
      <w:pPr>
        <w:spacing w:line="360" w:lineRule="auto"/>
        <w:ind w:left="1077"/>
        <w:jc w:val="both"/>
        <w:rPr>
          <w:bCs/>
          <w:sz w:val="30"/>
          <w:szCs w:val="20"/>
        </w:rPr>
      </w:pPr>
    </w:p>
    <w:p w14:paraId="1503605B" w14:textId="7E77198F" w:rsidR="00A06CAF" w:rsidRPr="00624518" w:rsidRDefault="00A06CAF">
      <w:pPr>
        <w:tabs>
          <w:tab w:val="left" w:pos="2640"/>
        </w:tabs>
        <w:spacing w:line="360" w:lineRule="auto"/>
        <w:ind w:left="840"/>
        <w:jc w:val="center"/>
        <w:rPr>
          <w:bCs/>
          <w:sz w:val="28"/>
          <w:szCs w:val="20"/>
        </w:rPr>
      </w:pPr>
      <w:r w:rsidRPr="00624518">
        <w:rPr>
          <w:bCs/>
          <w:sz w:val="28"/>
          <w:szCs w:val="20"/>
        </w:rPr>
        <w:t xml:space="preserve">Ngành: </w:t>
      </w:r>
      <w:r w:rsidRPr="00624518">
        <w:rPr>
          <w:bCs/>
          <w:sz w:val="28"/>
          <w:szCs w:val="20"/>
        </w:rPr>
        <w:tab/>
      </w:r>
      <w:r w:rsidRPr="00624518">
        <w:rPr>
          <w:b/>
          <w:bCs/>
          <w:sz w:val="28"/>
          <w:szCs w:val="20"/>
        </w:rPr>
        <w:t>CÔNG NGHỆ THÔNG TIN</w:t>
      </w:r>
    </w:p>
    <w:p w14:paraId="3D9446B8" w14:textId="24FBDE2D" w:rsidR="00A06CAF" w:rsidRPr="00624518" w:rsidRDefault="00A06CAF">
      <w:pPr>
        <w:tabs>
          <w:tab w:val="left" w:pos="2640"/>
        </w:tabs>
        <w:spacing w:line="360" w:lineRule="auto"/>
        <w:ind w:left="840"/>
        <w:jc w:val="center"/>
        <w:rPr>
          <w:bCs/>
          <w:sz w:val="28"/>
          <w:szCs w:val="20"/>
        </w:rPr>
      </w:pPr>
      <w:r w:rsidRPr="00624518">
        <w:rPr>
          <w:bCs/>
          <w:sz w:val="28"/>
          <w:szCs w:val="20"/>
        </w:rPr>
        <w:t xml:space="preserve">Chuyên ngành: </w:t>
      </w:r>
      <w:r w:rsidRPr="00624518">
        <w:rPr>
          <w:bCs/>
          <w:sz w:val="28"/>
          <w:szCs w:val="20"/>
        </w:rPr>
        <w:tab/>
      </w:r>
      <w:r w:rsidRPr="00624518">
        <w:rPr>
          <w:b/>
          <w:bCs/>
          <w:sz w:val="28"/>
          <w:szCs w:val="20"/>
        </w:rPr>
        <w:t>CÔNG NGHỆ PHẦN MỀM</w:t>
      </w:r>
    </w:p>
    <w:p w14:paraId="7C69DB81" w14:textId="77777777" w:rsidR="00A06CAF" w:rsidRPr="00624518" w:rsidRDefault="00A06CAF">
      <w:pPr>
        <w:tabs>
          <w:tab w:val="left" w:pos="3120"/>
        </w:tabs>
        <w:spacing w:line="360" w:lineRule="auto"/>
        <w:ind w:left="1077"/>
        <w:jc w:val="both"/>
        <w:rPr>
          <w:bCs/>
          <w:sz w:val="30"/>
          <w:szCs w:val="20"/>
        </w:rPr>
      </w:pPr>
    </w:p>
    <w:p w14:paraId="7BFC0025" w14:textId="77777777" w:rsidR="00A06CAF" w:rsidRPr="00624518" w:rsidRDefault="00A06CAF">
      <w:pPr>
        <w:tabs>
          <w:tab w:val="left" w:pos="3120"/>
        </w:tabs>
        <w:spacing w:line="360" w:lineRule="auto"/>
        <w:jc w:val="both"/>
        <w:rPr>
          <w:bCs/>
          <w:sz w:val="30"/>
          <w:szCs w:val="20"/>
        </w:rPr>
      </w:pPr>
    </w:p>
    <w:p w14:paraId="0D9E8B1F" w14:textId="1B8BC4B0" w:rsidR="00A06CAF" w:rsidRPr="00624518" w:rsidRDefault="00A06CAF">
      <w:pPr>
        <w:tabs>
          <w:tab w:val="left" w:pos="4536"/>
        </w:tabs>
        <w:spacing w:line="360" w:lineRule="auto"/>
        <w:ind w:left="1843"/>
        <w:jc w:val="both"/>
        <w:rPr>
          <w:bCs/>
          <w:sz w:val="28"/>
          <w:szCs w:val="28"/>
        </w:rPr>
      </w:pPr>
      <w:r w:rsidRPr="00624518">
        <w:rPr>
          <w:bCs/>
          <w:sz w:val="28"/>
          <w:szCs w:val="28"/>
        </w:rPr>
        <w:t>Giảng viên hướng dẫn</w:t>
      </w:r>
      <w:r w:rsidRPr="00624518">
        <w:rPr>
          <w:bCs/>
          <w:sz w:val="28"/>
          <w:szCs w:val="28"/>
        </w:rPr>
        <w:tab/>
        <w:t xml:space="preserve">: </w:t>
      </w:r>
      <w:del w:id="11" w:author="Toan Bui" w:date="2020-06-11T09:36:00Z">
        <w:r w:rsidRPr="00624518" w:rsidDel="00017967">
          <w:rPr>
            <w:bCs/>
            <w:sz w:val="28"/>
            <w:szCs w:val="28"/>
          </w:rPr>
          <w:delText>ThS</w:delText>
        </w:r>
      </w:del>
      <w:ins w:id="12" w:author="Toan Bui" w:date="2020-06-11T09:36:00Z">
        <w:r w:rsidR="00017967">
          <w:rPr>
            <w:bCs/>
            <w:sz w:val="28"/>
            <w:szCs w:val="28"/>
          </w:rPr>
          <w:t>KS</w:t>
        </w:r>
      </w:ins>
      <w:r w:rsidRPr="00624518">
        <w:rPr>
          <w:bCs/>
          <w:sz w:val="28"/>
          <w:szCs w:val="28"/>
        </w:rPr>
        <w:t xml:space="preserve">. </w:t>
      </w:r>
      <w:r w:rsidR="002D40AB">
        <w:rPr>
          <w:bCs/>
          <w:sz w:val="28"/>
          <w:szCs w:val="28"/>
        </w:rPr>
        <w:t>BÙI MẠNH TOÀN</w:t>
      </w:r>
    </w:p>
    <w:p w14:paraId="3C0D7449" w14:textId="23963435" w:rsidR="00A06CAF" w:rsidRPr="00624518" w:rsidRDefault="00A06CAF">
      <w:pPr>
        <w:tabs>
          <w:tab w:val="left" w:pos="4536"/>
        </w:tabs>
        <w:spacing w:line="360" w:lineRule="auto"/>
        <w:ind w:left="1843"/>
        <w:jc w:val="both"/>
        <w:rPr>
          <w:bCs/>
          <w:sz w:val="30"/>
          <w:szCs w:val="20"/>
        </w:rPr>
      </w:pPr>
      <w:r w:rsidRPr="00624518">
        <w:rPr>
          <w:bCs/>
          <w:sz w:val="28"/>
          <w:szCs w:val="28"/>
        </w:rPr>
        <w:t>Sinh viên thực hiện</w:t>
      </w:r>
      <w:r w:rsidRPr="00624518">
        <w:rPr>
          <w:bCs/>
          <w:sz w:val="28"/>
          <w:szCs w:val="28"/>
        </w:rPr>
        <w:tab/>
        <w:t xml:space="preserve">: </w:t>
      </w:r>
      <w:r w:rsidR="005B6E83">
        <w:rPr>
          <w:bCs/>
          <w:sz w:val="28"/>
          <w:szCs w:val="28"/>
        </w:rPr>
        <w:t>TRẦN MINH TUẤN</w:t>
      </w:r>
      <w:r w:rsidR="005B6E83" w:rsidRPr="00624518">
        <w:rPr>
          <w:bCs/>
          <w:sz w:val="28"/>
          <w:szCs w:val="28"/>
        </w:rPr>
        <w:t xml:space="preserve"> – 1611060</w:t>
      </w:r>
      <w:r w:rsidR="005B6E83">
        <w:rPr>
          <w:bCs/>
          <w:sz w:val="28"/>
          <w:szCs w:val="28"/>
        </w:rPr>
        <w:t>318</w:t>
      </w:r>
    </w:p>
    <w:p w14:paraId="6B32E42A" w14:textId="4131ED90" w:rsidR="00A06CAF" w:rsidRDefault="00A06CAF">
      <w:pPr>
        <w:tabs>
          <w:tab w:val="left" w:pos="4680"/>
        </w:tabs>
        <w:spacing w:line="360" w:lineRule="auto"/>
        <w:ind w:left="2400"/>
        <w:jc w:val="center"/>
        <w:rPr>
          <w:bCs/>
          <w:sz w:val="30"/>
          <w:szCs w:val="20"/>
        </w:rPr>
      </w:pPr>
    </w:p>
    <w:p w14:paraId="3373935E" w14:textId="73E93FC2" w:rsidR="00747B67" w:rsidRDefault="00747B67">
      <w:pPr>
        <w:tabs>
          <w:tab w:val="left" w:pos="4680"/>
        </w:tabs>
        <w:spacing w:line="360" w:lineRule="auto"/>
        <w:ind w:left="2400"/>
        <w:jc w:val="center"/>
        <w:rPr>
          <w:bCs/>
          <w:sz w:val="30"/>
          <w:szCs w:val="20"/>
        </w:rPr>
      </w:pPr>
    </w:p>
    <w:p w14:paraId="563FE1AC" w14:textId="6BC16869" w:rsidR="00747B67" w:rsidRDefault="00747B67">
      <w:pPr>
        <w:tabs>
          <w:tab w:val="left" w:pos="4680"/>
        </w:tabs>
        <w:spacing w:line="360" w:lineRule="auto"/>
        <w:ind w:left="2400"/>
        <w:jc w:val="center"/>
        <w:rPr>
          <w:bCs/>
          <w:sz w:val="30"/>
          <w:szCs w:val="20"/>
        </w:rPr>
      </w:pPr>
    </w:p>
    <w:p w14:paraId="75CF77AE" w14:textId="332F5203" w:rsidR="00747B67" w:rsidRDefault="00747B67">
      <w:pPr>
        <w:tabs>
          <w:tab w:val="left" w:pos="4680"/>
        </w:tabs>
        <w:spacing w:line="360" w:lineRule="auto"/>
        <w:ind w:left="2400"/>
        <w:jc w:val="center"/>
        <w:rPr>
          <w:bCs/>
          <w:sz w:val="30"/>
          <w:szCs w:val="20"/>
        </w:rPr>
      </w:pPr>
    </w:p>
    <w:p w14:paraId="7150074B" w14:textId="77777777" w:rsidR="00747B67" w:rsidRPr="00624518" w:rsidRDefault="00747B67">
      <w:pPr>
        <w:tabs>
          <w:tab w:val="left" w:pos="4680"/>
        </w:tabs>
        <w:spacing w:line="360" w:lineRule="auto"/>
        <w:ind w:left="2400"/>
        <w:jc w:val="center"/>
        <w:rPr>
          <w:bCs/>
          <w:sz w:val="30"/>
          <w:szCs w:val="20"/>
        </w:rPr>
      </w:pPr>
    </w:p>
    <w:p w14:paraId="1A6822AF" w14:textId="77777777" w:rsidR="00A06CAF" w:rsidRPr="00624518" w:rsidRDefault="00A06CAF">
      <w:pPr>
        <w:tabs>
          <w:tab w:val="left" w:pos="4680"/>
        </w:tabs>
        <w:spacing w:line="360" w:lineRule="auto"/>
        <w:ind w:left="2400"/>
        <w:jc w:val="center"/>
        <w:rPr>
          <w:bCs/>
          <w:sz w:val="30"/>
          <w:szCs w:val="20"/>
        </w:rPr>
      </w:pPr>
    </w:p>
    <w:p w14:paraId="28075E21" w14:textId="7893BA50" w:rsidR="00A06CAF" w:rsidRPr="00624518" w:rsidRDefault="00A06CAF">
      <w:pPr>
        <w:tabs>
          <w:tab w:val="left" w:pos="4680"/>
        </w:tabs>
        <w:spacing w:line="360" w:lineRule="auto"/>
        <w:jc w:val="center"/>
        <w:rPr>
          <w:b/>
          <w:bCs/>
          <w:sz w:val="32"/>
          <w:szCs w:val="20"/>
        </w:rPr>
      </w:pPr>
      <w:r w:rsidRPr="00624518">
        <w:rPr>
          <w:sz w:val="30"/>
          <w:szCs w:val="28"/>
        </w:rPr>
        <w:t xml:space="preserve">TP. Hồ Chí Minh, </w:t>
      </w:r>
      <w:r w:rsidR="0090690E">
        <w:rPr>
          <w:sz w:val="30"/>
          <w:szCs w:val="28"/>
        </w:rPr>
        <w:t>2020</w:t>
      </w:r>
    </w:p>
    <w:tbl>
      <w:tblPr>
        <w:tblW w:w="0" w:type="auto"/>
        <w:tblLook w:val="01E0" w:firstRow="1" w:lastRow="1" w:firstColumn="1" w:lastColumn="1" w:noHBand="0" w:noVBand="0"/>
      </w:tblPr>
      <w:tblGrid>
        <w:gridCol w:w="3281"/>
        <w:gridCol w:w="5840"/>
      </w:tblGrid>
      <w:tr w:rsidR="0058577B" w:rsidRPr="00624518" w14:paraId="063065A2" w14:textId="77777777" w:rsidTr="002D410E">
        <w:tc>
          <w:tcPr>
            <w:tcW w:w="3281" w:type="dxa"/>
            <w:hideMark/>
          </w:tcPr>
          <w:p w14:paraId="47F03515" w14:textId="77777777" w:rsidR="0058577B" w:rsidRPr="00624518" w:rsidRDefault="0058577B">
            <w:pPr>
              <w:spacing w:line="360" w:lineRule="auto"/>
              <w:jc w:val="center"/>
            </w:pPr>
            <w:r w:rsidRPr="00624518">
              <w:rPr>
                <w:noProof/>
              </w:rPr>
              <w:drawing>
                <wp:inline distT="0" distB="0" distL="0" distR="0" wp14:anchorId="2E98CC9C" wp14:editId="36EE5B3B">
                  <wp:extent cx="1943100" cy="628650"/>
                  <wp:effectExtent l="0" t="0" r="0" b="0"/>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5313D65" w14:textId="77777777" w:rsidR="0058577B" w:rsidRPr="00624518" w:rsidRDefault="0058577B">
            <w:pPr>
              <w:spacing w:line="360" w:lineRule="auto"/>
              <w:jc w:val="center"/>
              <w:rPr>
                <w:sz w:val="12"/>
              </w:rPr>
            </w:pPr>
          </w:p>
          <w:p w14:paraId="2D0D3292" w14:textId="77777777" w:rsidR="0058577B" w:rsidRPr="00624518" w:rsidRDefault="0058577B">
            <w:pPr>
              <w:spacing w:line="360" w:lineRule="auto"/>
              <w:jc w:val="center"/>
              <w:rPr>
                <w:sz w:val="26"/>
                <w:szCs w:val="26"/>
              </w:rPr>
            </w:pPr>
            <w:r w:rsidRPr="00624518">
              <w:rPr>
                <w:sz w:val="26"/>
                <w:szCs w:val="26"/>
              </w:rPr>
              <w:t>BỘ GIÁO DỤC VÀ ĐÀO TẠO</w:t>
            </w:r>
          </w:p>
          <w:p w14:paraId="6E59CD93" w14:textId="77777777" w:rsidR="0058577B" w:rsidRPr="00624518" w:rsidRDefault="0058577B">
            <w:pPr>
              <w:spacing w:line="360" w:lineRule="auto"/>
              <w:jc w:val="center"/>
              <w:rPr>
                <w:b/>
              </w:rPr>
            </w:pPr>
            <w:r w:rsidRPr="00624518">
              <w:rPr>
                <w:b/>
                <w:sz w:val="26"/>
                <w:szCs w:val="26"/>
              </w:rPr>
              <w:t>TRƯỜNG ĐẠI HỌC CÔNG NGHỆ TP. HCM</w:t>
            </w:r>
          </w:p>
        </w:tc>
      </w:tr>
    </w:tbl>
    <w:p w14:paraId="09B7BA9E" w14:textId="77777777" w:rsidR="0058577B" w:rsidRPr="00624518" w:rsidRDefault="0058577B">
      <w:pPr>
        <w:spacing w:line="360" w:lineRule="auto"/>
        <w:jc w:val="center"/>
      </w:pPr>
    </w:p>
    <w:p w14:paraId="687EECCE" w14:textId="77777777" w:rsidR="0058577B" w:rsidRPr="00624518" w:rsidRDefault="0058577B">
      <w:pPr>
        <w:spacing w:line="360" w:lineRule="auto"/>
        <w:pPrChange w:id="13" w:author="Tuan Tran" w:date="2020-06-11T10:10:00Z">
          <w:pPr/>
        </w:pPrChange>
      </w:pPr>
    </w:p>
    <w:p w14:paraId="684F7785" w14:textId="77777777" w:rsidR="0058577B" w:rsidRPr="00624518" w:rsidRDefault="0058577B">
      <w:pPr>
        <w:spacing w:line="360" w:lineRule="auto"/>
        <w:rPr>
          <w:b/>
          <w:bCs/>
          <w:sz w:val="22"/>
          <w:szCs w:val="20"/>
        </w:rPr>
        <w:pPrChange w:id="14" w:author="Tuan Tran" w:date="2020-06-11T10:10:00Z">
          <w:pPr/>
        </w:pPrChange>
      </w:pPr>
    </w:p>
    <w:p w14:paraId="4BA91D9B" w14:textId="77777777" w:rsidR="0058577B" w:rsidRPr="00624518" w:rsidRDefault="0058577B">
      <w:pPr>
        <w:spacing w:line="360" w:lineRule="auto"/>
        <w:rPr>
          <w:b/>
          <w:bCs/>
          <w:sz w:val="22"/>
          <w:szCs w:val="20"/>
        </w:rPr>
        <w:pPrChange w:id="15" w:author="Tuan Tran" w:date="2020-06-11T10:10:00Z">
          <w:pPr/>
        </w:pPrChange>
      </w:pPr>
    </w:p>
    <w:p w14:paraId="31E1998D" w14:textId="77777777" w:rsidR="0058577B" w:rsidRPr="00624518" w:rsidRDefault="0058577B">
      <w:pPr>
        <w:spacing w:line="360" w:lineRule="auto"/>
        <w:jc w:val="center"/>
        <w:rPr>
          <w:b/>
          <w:bCs/>
          <w:sz w:val="22"/>
          <w:szCs w:val="20"/>
        </w:rPr>
        <w:pPrChange w:id="16" w:author="Tuan Tran" w:date="2020-06-11T10:10:00Z">
          <w:pPr>
            <w:jc w:val="center"/>
          </w:pPr>
        </w:pPrChange>
      </w:pPr>
    </w:p>
    <w:p w14:paraId="36CC92AF" w14:textId="0628C8A0" w:rsidR="0058577B" w:rsidRPr="00624518" w:rsidRDefault="0058577B">
      <w:pPr>
        <w:spacing w:line="360" w:lineRule="auto"/>
        <w:jc w:val="center"/>
        <w:rPr>
          <w:b/>
          <w:bCs/>
          <w:sz w:val="32"/>
          <w:szCs w:val="20"/>
        </w:rPr>
        <w:pPrChange w:id="17" w:author="Tuan Tran" w:date="2020-06-11T10:10:00Z">
          <w:pPr>
            <w:jc w:val="center"/>
          </w:pPr>
        </w:pPrChange>
      </w:pPr>
      <w:r w:rsidRPr="00624518">
        <w:rPr>
          <w:b/>
          <w:bCs/>
          <w:sz w:val="32"/>
          <w:szCs w:val="20"/>
        </w:rPr>
        <w:t xml:space="preserve">ĐỒ ÁN </w:t>
      </w:r>
      <w:r w:rsidR="008E54BE">
        <w:rPr>
          <w:b/>
          <w:bCs/>
          <w:sz w:val="32"/>
          <w:szCs w:val="20"/>
        </w:rPr>
        <w:t>TỔNG HỢP</w:t>
      </w:r>
      <w:r w:rsidRPr="00624518">
        <w:rPr>
          <w:b/>
          <w:bCs/>
          <w:sz w:val="32"/>
          <w:szCs w:val="20"/>
        </w:rPr>
        <w:t xml:space="preserve"> NGÀNH</w:t>
      </w:r>
    </w:p>
    <w:p w14:paraId="612422F5" w14:textId="77777777" w:rsidR="0058577B" w:rsidRPr="00624518" w:rsidRDefault="0058577B">
      <w:pPr>
        <w:spacing w:line="360" w:lineRule="auto"/>
        <w:jc w:val="center"/>
        <w:rPr>
          <w:b/>
          <w:bCs/>
          <w:sz w:val="22"/>
          <w:szCs w:val="20"/>
        </w:rPr>
        <w:pPrChange w:id="18" w:author="Tuan Tran" w:date="2020-06-11T10:10:00Z">
          <w:pPr>
            <w:jc w:val="center"/>
          </w:pPr>
        </w:pPrChange>
      </w:pPr>
    </w:p>
    <w:p w14:paraId="425DF39C" w14:textId="77777777" w:rsidR="0058577B" w:rsidRPr="00624518" w:rsidRDefault="0058577B">
      <w:pPr>
        <w:spacing w:line="360" w:lineRule="auto"/>
        <w:jc w:val="center"/>
        <w:rPr>
          <w:b/>
          <w:bCs/>
          <w:sz w:val="22"/>
          <w:szCs w:val="20"/>
        </w:rPr>
        <w:pPrChange w:id="19" w:author="Tuan Tran" w:date="2020-06-11T10:10:00Z">
          <w:pPr>
            <w:jc w:val="center"/>
          </w:pPr>
        </w:pPrChange>
      </w:pPr>
    </w:p>
    <w:p w14:paraId="29578303" w14:textId="77777777" w:rsidR="0058577B" w:rsidRPr="00624518" w:rsidRDefault="0058577B">
      <w:pPr>
        <w:spacing w:line="360" w:lineRule="auto"/>
        <w:jc w:val="center"/>
        <w:rPr>
          <w:b/>
          <w:bCs/>
          <w:sz w:val="22"/>
          <w:szCs w:val="20"/>
        </w:rPr>
        <w:pPrChange w:id="20" w:author="Tuan Tran" w:date="2020-06-11T10:10:00Z">
          <w:pPr>
            <w:jc w:val="center"/>
          </w:pPr>
        </w:pPrChange>
      </w:pPr>
    </w:p>
    <w:p w14:paraId="1D49CDAD" w14:textId="77777777" w:rsidR="0058577B" w:rsidRPr="00624518" w:rsidRDefault="0058577B">
      <w:pPr>
        <w:spacing w:line="360" w:lineRule="auto"/>
        <w:jc w:val="center"/>
        <w:rPr>
          <w:b/>
          <w:bCs/>
          <w:sz w:val="22"/>
          <w:szCs w:val="20"/>
        </w:rPr>
        <w:pPrChange w:id="21" w:author="Tuan Tran" w:date="2020-06-11T10:10:00Z">
          <w:pPr>
            <w:jc w:val="center"/>
          </w:pPr>
        </w:pPrChange>
      </w:pPr>
    </w:p>
    <w:p w14:paraId="3364398B" w14:textId="65A25E9D" w:rsidR="0058577B" w:rsidRPr="00624518" w:rsidRDefault="0058577B">
      <w:pPr>
        <w:spacing w:line="360" w:lineRule="auto"/>
        <w:jc w:val="center"/>
        <w:rPr>
          <w:b/>
          <w:bCs/>
          <w:sz w:val="36"/>
          <w:szCs w:val="20"/>
        </w:rPr>
      </w:pPr>
      <w:r w:rsidRPr="00624518">
        <w:rPr>
          <w:b/>
          <w:bCs/>
          <w:sz w:val="36"/>
          <w:szCs w:val="20"/>
        </w:rPr>
        <w:t xml:space="preserve">WEBSITE QUẢN LÝ </w:t>
      </w:r>
      <w:r w:rsidR="005B6E83">
        <w:rPr>
          <w:b/>
          <w:bCs/>
          <w:sz w:val="36"/>
          <w:szCs w:val="20"/>
        </w:rPr>
        <w:t>lỚP HỌC TRỰC TUYẾN</w:t>
      </w:r>
    </w:p>
    <w:p w14:paraId="27005F37" w14:textId="77777777" w:rsidR="0058577B" w:rsidRPr="00624518" w:rsidRDefault="0058577B">
      <w:pPr>
        <w:spacing w:line="360" w:lineRule="auto"/>
        <w:jc w:val="center"/>
        <w:rPr>
          <w:b/>
          <w:bCs/>
          <w:sz w:val="32"/>
          <w:szCs w:val="20"/>
        </w:rPr>
        <w:pPrChange w:id="22" w:author="Tuan Tran" w:date="2020-06-11T10:10:00Z">
          <w:pPr>
            <w:jc w:val="center"/>
          </w:pPr>
        </w:pPrChange>
      </w:pPr>
    </w:p>
    <w:p w14:paraId="54519307" w14:textId="77777777" w:rsidR="0058577B" w:rsidRPr="00624518" w:rsidRDefault="0058577B">
      <w:pPr>
        <w:spacing w:line="360" w:lineRule="auto"/>
        <w:jc w:val="center"/>
        <w:rPr>
          <w:b/>
          <w:bCs/>
          <w:sz w:val="32"/>
          <w:szCs w:val="20"/>
        </w:rPr>
        <w:pPrChange w:id="23" w:author="Tuan Tran" w:date="2020-06-11T10:10:00Z">
          <w:pPr>
            <w:jc w:val="center"/>
          </w:pPr>
        </w:pPrChange>
      </w:pPr>
    </w:p>
    <w:p w14:paraId="58824969" w14:textId="77777777" w:rsidR="0058577B" w:rsidRPr="00624518" w:rsidRDefault="0058577B">
      <w:pPr>
        <w:spacing w:line="360" w:lineRule="auto"/>
        <w:jc w:val="both"/>
        <w:rPr>
          <w:bCs/>
          <w:sz w:val="30"/>
          <w:szCs w:val="20"/>
        </w:rPr>
      </w:pPr>
    </w:p>
    <w:p w14:paraId="19472121" w14:textId="77777777" w:rsidR="0058577B" w:rsidRPr="00624518" w:rsidRDefault="0058577B">
      <w:pPr>
        <w:spacing w:line="360" w:lineRule="auto"/>
        <w:ind w:left="1077"/>
        <w:jc w:val="both"/>
        <w:rPr>
          <w:bCs/>
          <w:sz w:val="30"/>
          <w:szCs w:val="20"/>
        </w:rPr>
      </w:pPr>
    </w:p>
    <w:p w14:paraId="58CEBC9D" w14:textId="77777777" w:rsidR="0058577B" w:rsidRPr="00624518" w:rsidRDefault="0058577B">
      <w:pPr>
        <w:tabs>
          <w:tab w:val="left" w:pos="2640"/>
        </w:tabs>
        <w:spacing w:line="360" w:lineRule="auto"/>
        <w:ind w:left="840"/>
        <w:jc w:val="center"/>
        <w:rPr>
          <w:bCs/>
          <w:sz w:val="28"/>
          <w:szCs w:val="20"/>
        </w:rPr>
      </w:pPr>
      <w:r w:rsidRPr="00624518">
        <w:rPr>
          <w:bCs/>
          <w:sz w:val="28"/>
          <w:szCs w:val="20"/>
        </w:rPr>
        <w:t xml:space="preserve">Ngành: </w:t>
      </w:r>
      <w:r w:rsidRPr="00624518">
        <w:rPr>
          <w:bCs/>
          <w:sz w:val="28"/>
          <w:szCs w:val="20"/>
        </w:rPr>
        <w:tab/>
      </w:r>
      <w:r w:rsidRPr="00624518">
        <w:rPr>
          <w:b/>
          <w:bCs/>
          <w:sz w:val="28"/>
          <w:szCs w:val="20"/>
        </w:rPr>
        <w:t>CÔNG NGHỆ THÔNG TIN</w:t>
      </w:r>
    </w:p>
    <w:p w14:paraId="0E26B3C5" w14:textId="77777777" w:rsidR="0058577B" w:rsidRPr="00624518" w:rsidRDefault="0058577B">
      <w:pPr>
        <w:tabs>
          <w:tab w:val="left" w:pos="2640"/>
        </w:tabs>
        <w:spacing w:line="360" w:lineRule="auto"/>
        <w:ind w:left="840"/>
        <w:jc w:val="center"/>
        <w:rPr>
          <w:bCs/>
          <w:sz w:val="28"/>
          <w:szCs w:val="20"/>
        </w:rPr>
      </w:pPr>
      <w:r w:rsidRPr="00624518">
        <w:rPr>
          <w:bCs/>
          <w:sz w:val="28"/>
          <w:szCs w:val="20"/>
        </w:rPr>
        <w:t xml:space="preserve">Chuyên ngành: </w:t>
      </w:r>
      <w:r w:rsidRPr="00624518">
        <w:rPr>
          <w:bCs/>
          <w:sz w:val="28"/>
          <w:szCs w:val="20"/>
        </w:rPr>
        <w:tab/>
      </w:r>
      <w:r w:rsidRPr="00624518">
        <w:rPr>
          <w:b/>
          <w:bCs/>
          <w:sz w:val="28"/>
          <w:szCs w:val="20"/>
        </w:rPr>
        <w:t>CÔNG NGHỆ PHẦN MỀM</w:t>
      </w:r>
    </w:p>
    <w:p w14:paraId="7DCB5325" w14:textId="77777777" w:rsidR="0058577B" w:rsidRPr="00624518" w:rsidRDefault="0058577B">
      <w:pPr>
        <w:tabs>
          <w:tab w:val="left" w:pos="3120"/>
        </w:tabs>
        <w:spacing w:line="360" w:lineRule="auto"/>
        <w:ind w:left="1077"/>
        <w:jc w:val="both"/>
        <w:rPr>
          <w:bCs/>
          <w:sz w:val="30"/>
          <w:szCs w:val="20"/>
        </w:rPr>
      </w:pPr>
    </w:p>
    <w:p w14:paraId="7C41B6B0" w14:textId="77777777" w:rsidR="0058577B" w:rsidRPr="00624518" w:rsidRDefault="0058577B">
      <w:pPr>
        <w:tabs>
          <w:tab w:val="left" w:pos="3120"/>
        </w:tabs>
        <w:spacing w:line="360" w:lineRule="auto"/>
        <w:jc w:val="both"/>
        <w:rPr>
          <w:bCs/>
          <w:sz w:val="30"/>
          <w:szCs w:val="20"/>
        </w:rPr>
      </w:pPr>
    </w:p>
    <w:p w14:paraId="000A6EB5" w14:textId="0EDC29C3" w:rsidR="0058577B" w:rsidRPr="00624518" w:rsidRDefault="0058577B">
      <w:pPr>
        <w:tabs>
          <w:tab w:val="left" w:pos="4536"/>
        </w:tabs>
        <w:spacing w:line="360" w:lineRule="auto"/>
        <w:ind w:left="1843"/>
        <w:jc w:val="both"/>
        <w:rPr>
          <w:bCs/>
          <w:sz w:val="28"/>
          <w:szCs w:val="28"/>
        </w:rPr>
      </w:pPr>
      <w:r w:rsidRPr="00624518">
        <w:rPr>
          <w:bCs/>
          <w:sz w:val="28"/>
          <w:szCs w:val="28"/>
        </w:rPr>
        <w:t>Giảng viên hướng dẫn</w:t>
      </w:r>
      <w:r w:rsidRPr="00624518">
        <w:rPr>
          <w:bCs/>
          <w:sz w:val="28"/>
          <w:szCs w:val="28"/>
        </w:rPr>
        <w:tab/>
        <w:t xml:space="preserve">: </w:t>
      </w:r>
      <w:del w:id="24" w:author="Toan Bui" w:date="2020-06-11T09:36:00Z">
        <w:r w:rsidRPr="00624518" w:rsidDel="00017967">
          <w:rPr>
            <w:bCs/>
            <w:sz w:val="28"/>
            <w:szCs w:val="28"/>
          </w:rPr>
          <w:delText>ThS</w:delText>
        </w:r>
      </w:del>
      <w:ins w:id="25" w:author="Toan Bui" w:date="2020-06-11T09:36:00Z">
        <w:r w:rsidR="00017967">
          <w:rPr>
            <w:bCs/>
            <w:sz w:val="28"/>
            <w:szCs w:val="28"/>
          </w:rPr>
          <w:t>KS</w:t>
        </w:r>
      </w:ins>
      <w:r w:rsidRPr="00624518">
        <w:rPr>
          <w:bCs/>
          <w:sz w:val="28"/>
          <w:szCs w:val="28"/>
        </w:rPr>
        <w:t xml:space="preserve">. </w:t>
      </w:r>
      <w:r w:rsidR="002D40AB">
        <w:rPr>
          <w:bCs/>
          <w:sz w:val="28"/>
          <w:szCs w:val="28"/>
        </w:rPr>
        <w:t>BÙI MẠNH TOÀN</w:t>
      </w:r>
    </w:p>
    <w:p w14:paraId="2B45D778" w14:textId="0D90D80F" w:rsidR="0058577B" w:rsidRPr="00624518" w:rsidRDefault="0058577B">
      <w:pPr>
        <w:tabs>
          <w:tab w:val="left" w:pos="4536"/>
        </w:tabs>
        <w:spacing w:line="360" w:lineRule="auto"/>
        <w:ind w:left="1843"/>
        <w:jc w:val="both"/>
        <w:rPr>
          <w:bCs/>
          <w:sz w:val="28"/>
          <w:szCs w:val="28"/>
        </w:rPr>
      </w:pPr>
      <w:r w:rsidRPr="00624518">
        <w:rPr>
          <w:bCs/>
          <w:sz w:val="28"/>
          <w:szCs w:val="28"/>
        </w:rPr>
        <w:t>Sinh viên thực hiện</w:t>
      </w:r>
      <w:r w:rsidRPr="00624518">
        <w:rPr>
          <w:bCs/>
          <w:sz w:val="28"/>
          <w:szCs w:val="28"/>
        </w:rPr>
        <w:tab/>
        <w:t xml:space="preserve">: </w:t>
      </w:r>
      <w:r w:rsidR="00216D76">
        <w:rPr>
          <w:bCs/>
          <w:sz w:val="28"/>
          <w:szCs w:val="28"/>
        </w:rPr>
        <w:t>TRẦN MINH TUẤN</w:t>
      </w:r>
      <w:r w:rsidRPr="00624518">
        <w:rPr>
          <w:bCs/>
          <w:sz w:val="28"/>
          <w:szCs w:val="28"/>
        </w:rPr>
        <w:t xml:space="preserve"> – 1611060</w:t>
      </w:r>
      <w:r w:rsidR="00B63B71">
        <w:rPr>
          <w:bCs/>
          <w:sz w:val="28"/>
          <w:szCs w:val="28"/>
        </w:rPr>
        <w:t>318</w:t>
      </w:r>
    </w:p>
    <w:p w14:paraId="7777C00F" w14:textId="33456F8D" w:rsidR="0058577B" w:rsidRDefault="0058577B">
      <w:pPr>
        <w:tabs>
          <w:tab w:val="left" w:pos="4536"/>
          <w:tab w:val="left" w:pos="4680"/>
        </w:tabs>
        <w:spacing w:line="360" w:lineRule="auto"/>
        <w:ind w:left="1843"/>
        <w:jc w:val="both"/>
        <w:rPr>
          <w:bCs/>
          <w:sz w:val="28"/>
          <w:szCs w:val="28"/>
        </w:rPr>
      </w:pPr>
      <w:r w:rsidRPr="00624518">
        <w:rPr>
          <w:bCs/>
          <w:sz w:val="28"/>
          <w:szCs w:val="28"/>
        </w:rPr>
        <w:tab/>
      </w:r>
      <w:r w:rsidRPr="00624518">
        <w:rPr>
          <w:bCs/>
          <w:sz w:val="28"/>
          <w:szCs w:val="28"/>
        </w:rPr>
        <w:tab/>
      </w:r>
    </w:p>
    <w:p w14:paraId="7535422C" w14:textId="77777777" w:rsidR="00895038" w:rsidRPr="00624518" w:rsidRDefault="00895038">
      <w:pPr>
        <w:tabs>
          <w:tab w:val="left" w:pos="4536"/>
          <w:tab w:val="left" w:pos="4680"/>
        </w:tabs>
        <w:spacing w:line="360" w:lineRule="auto"/>
        <w:ind w:left="1843"/>
        <w:jc w:val="both"/>
        <w:rPr>
          <w:bCs/>
          <w:sz w:val="30"/>
          <w:szCs w:val="20"/>
        </w:rPr>
      </w:pPr>
    </w:p>
    <w:p w14:paraId="480FF0BE" w14:textId="77777777" w:rsidR="0058577B" w:rsidRPr="00624518" w:rsidRDefault="0058577B">
      <w:pPr>
        <w:tabs>
          <w:tab w:val="left" w:pos="4680"/>
        </w:tabs>
        <w:spacing w:line="360" w:lineRule="auto"/>
        <w:rPr>
          <w:bCs/>
          <w:sz w:val="30"/>
          <w:szCs w:val="20"/>
        </w:rPr>
      </w:pPr>
    </w:p>
    <w:p w14:paraId="26937514" w14:textId="77777777" w:rsidR="0058577B" w:rsidRPr="00624518" w:rsidRDefault="0058577B">
      <w:pPr>
        <w:tabs>
          <w:tab w:val="left" w:pos="4680"/>
        </w:tabs>
        <w:spacing w:line="360" w:lineRule="auto"/>
        <w:ind w:left="2400"/>
        <w:jc w:val="center"/>
        <w:rPr>
          <w:bCs/>
          <w:sz w:val="30"/>
          <w:szCs w:val="20"/>
        </w:rPr>
      </w:pPr>
    </w:p>
    <w:p w14:paraId="01FF41C2" w14:textId="30283BA8" w:rsidR="0058577B" w:rsidRDefault="0058577B">
      <w:pPr>
        <w:tabs>
          <w:tab w:val="left" w:pos="4680"/>
        </w:tabs>
        <w:spacing w:line="360" w:lineRule="auto"/>
        <w:ind w:left="2400"/>
        <w:jc w:val="center"/>
        <w:rPr>
          <w:bCs/>
          <w:sz w:val="30"/>
          <w:szCs w:val="20"/>
        </w:rPr>
      </w:pPr>
    </w:p>
    <w:p w14:paraId="12857559" w14:textId="77777777" w:rsidR="008B150C" w:rsidRPr="00624518" w:rsidRDefault="008B150C">
      <w:pPr>
        <w:tabs>
          <w:tab w:val="left" w:pos="4680"/>
        </w:tabs>
        <w:spacing w:line="360" w:lineRule="auto"/>
        <w:ind w:left="2400"/>
        <w:jc w:val="center"/>
        <w:rPr>
          <w:bCs/>
          <w:sz w:val="30"/>
          <w:szCs w:val="20"/>
        </w:rPr>
      </w:pPr>
    </w:p>
    <w:p w14:paraId="388A5983" w14:textId="7634E078" w:rsidR="0058577B" w:rsidRPr="00624518" w:rsidRDefault="0058577B">
      <w:pPr>
        <w:tabs>
          <w:tab w:val="left" w:pos="4680"/>
        </w:tabs>
        <w:spacing w:line="360" w:lineRule="auto"/>
        <w:jc w:val="center"/>
        <w:rPr>
          <w:b/>
          <w:bCs/>
          <w:sz w:val="32"/>
          <w:szCs w:val="20"/>
        </w:rPr>
      </w:pPr>
      <w:r w:rsidRPr="00624518">
        <w:rPr>
          <w:sz w:val="30"/>
          <w:szCs w:val="28"/>
        </w:rPr>
        <w:t xml:space="preserve">TP. Hồ Chí Minh, </w:t>
      </w:r>
      <w:r w:rsidR="0090690E">
        <w:rPr>
          <w:sz w:val="30"/>
          <w:szCs w:val="28"/>
        </w:rPr>
        <w:t>2020</w:t>
      </w:r>
    </w:p>
    <w:p w14:paraId="0539C575" w14:textId="717EFF53" w:rsidR="00E83DC8" w:rsidRPr="00624518" w:rsidRDefault="003D2AFE">
      <w:pPr>
        <w:pStyle w:val="Heading1"/>
        <w:pBdr>
          <w:bottom w:val="single" w:sz="12" w:space="1" w:color="auto"/>
        </w:pBdr>
        <w:spacing w:line="360" w:lineRule="auto"/>
        <w:rPr>
          <w:rFonts w:ascii="Times New Roman" w:hAnsi="Times New Roman" w:cs="Times New Roman"/>
          <w:b/>
          <w:bCs/>
          <w:color w:val="000000" w:themeColor="text1"/>
        </w:rPr>
      </w:pPr>
      <w:bookmarkStart w:id="26" w:name="_Toc42726146"/>
      <w:r w:rsidRPr="00624518">
        <w:rPr>
          <w:rFonts w:ascii="Times New Roman" w:hAnsi="Times New Roman" w:cs="Times New Roman"/>
          <w:b/>
          <w:bCs/>
          <w:color w:val="000000" w:themeColor="text1"/>
        </w:rPr>
        <w:t>LỜI CAM ĐOAN</w:t>
      </w:r>
      <w:bookmarkEnd w:id="26"/>
    </w:p>
    <w:p w14:paraId="3B50D28A" w14:textId="77777777" w:rsidR="005B142B" w:rsidRPr="00624518" w:rsidRDefault="005B142B">
      <w:pPr>
        <w:spacing w:line="360" w:lineRule="auto"/>
        <w:pPrChange w:id="27" w:author="Tuan Tran" w:date="2020-06-11T10:10:00Z">
          <w:pPr/>
        </w:pPrChange>
      </w:pPr>
    </w:p>
    <w:p w14:paraId="50802DA0" w14:textId="610E2942" w:rsidR="002B592B" w:rsidRPr="00624518" w:rsidRDefault="00C66E92">
      <w:pPr>
        <w:spacing w:after="160" w:line="360" w:lineRule="auto"/>
        <w:ind w:firstLine="567"/>
        <w:jc w:val="both"/>
        <w:rPr>
          <w:sz w:val="26"/>
          <w:szCs w:val="26"/>
        </w:rPr>
      </w:pPr>
      <w:r>
        <w:rPr>
          <w:sz w:val="26"/>
          <w:szCs w:val="26"/>
        </w:rPr>
        <w:t>Tôi</w:t>
      </w:r>
      <w:r w:rsidR="002B592B" w:rsidRPr="00624518">
        <w:rPr>
          <w:sz w:val="26"/>
          <w:szCs w:val="26"/>
        </w:rPr>
        <w:t xml:space="preserve"> xin cam đoan đề tài </w:t>
      </w:r>
      <w:r w:rsidR="002B592B" w:rsidRPr="00624518">
        <w:rPr>
          <w:b/>
          <w:bCs/>
          <w:i/>
          <w:iCs/>
          <w:sz w:val="26"/>
          <w:szCs w:val="26"/>
        </w:rPr>
        <w:t xml:space="preserve">“Website quản lý </w:t>
      </w:r>
      <w:r>
        <w:rPr>
          <w:b/>
          <w:bCs/>
          <w:i/>
          <w:iCs/>
          <w:sz w:val="26"/>
          <w:szCs w:val="26"/>
        </w:rPr>
        <w:t>lớp học trực tuy</w:t>
      </w:r>
      <w:r w:rsidR="007B6917">
        <w:rPr>
          <w:b/>
          <w:bCs/>
          <w:i/>
          <w:iCs/>
          <w:sz w:val="26"/>
          <w:szCs w:val="26"/>
        </w:rPr>
        <w:t>ến</w:t>
      </w:r>
      <w:r w:rsidR="002B592B" w:rsidRPr="00624518">
        <w:rPr>
          <w:b/>
          <w:bCs/>
          <w:i/>
          <w:iCs/>
          <w:sz w:val="26"/>
          <w:szCs w:val="26"/>
        </w:rPr>
        <w:t>”</w:t>
      </w:r>
      <w:r w:rsidR="002B592B" w:rsidRPr="00624518">
        <w:rPr>
          <w:sz w:val="26"/>
          <w:szCs w:val="26"/>
        </w:rPr>
        <w:t xml:space="preserve"> là do </w:t>
      </w:r>
      <w:r w:rsidR="00517615">
        <w:rPr>
          <w:sz w:val="26"/>
          <w:szCs w:val="26"/>
        </w:rPr>
        <w:t>tôi</w:t>
      </w:r>
      <w:r w:rsidR="002B592B" w:rsidRPr="00624518">
        <w:rPr>
          <w:sz w:val="26"/>
          <w:szCs w:val="26"/>
        </w:rPr>
        <w:t xml:space="preserve"> tìm hiểu, nghiên cứu và thực hiện dưới sự chỉ dẫn của thầy </w:t>
      </w:r>
      <w:del w:id="28" w:author="Toan Bui" w:date="2020-06-11T09:37:00Z">
        <w:r w:rsidR="002B592B" w:rsidRPr="00624518" w:rsidDel="00017967">
          <w:rPr>
            <w:sz w:val="26"/>
            <w:szCs w:val="26"/>
          </w:rPr>
          <w:delText>Th.S</w:delText>
        </w:r>
      </w:del>
      <w:ins w:id="29" w:author="Toan Bui" w:date="2020-06-11T09:37:00Z">
        <w:r w:rsidR="00017967">
          <w:rPr>
            <w:sz w:val="26"/>
            <w:szCs w:val="26"/>
          </w:rPr>
          <w:t>KS.</w:t>
        </w:r>
      </w:ins>
      <w:r w:rsidR="002B592B" w:rsidRPr="00624518">
        <w:rPr>
          <w:sz w:val="26"/>
          <w:szCs w:val="26"/>
        </w:rPr>
        <w:t xml:space="preserve"> </w:t>
      </w:r>
      <w:r w:rsidR="002D40AB">
        <w:rPr>
          <w:sz w:val="26"/>
          <w:szCs w:val="26"/>
        </w:rPr>
        <w:t>BÙI MẠNH TOÀN</w:t>
      </w:r>
      <w:r w:rsidR="002B592B" w:rsidRPr="00624518">
        <w:rPr>
          <w:sz w:val="26"/>
          <w:szCs w:val="26"/>
        </w:rPr>
        <w:t xml:space="preserve">. Toàn bộ nội dung trong đồ án này là do </w:t>
      </w:r>
      <w:r w:rsidR="002D40AB">
        <w:rPr>
          <w:sz w:val="26"/>
          <w:szCs w:val="26"/>
        </w:rPr>
        <w:t>tôi</w:t>
      </w:r>
      <w:r w:rsidR="002B592B" w:rsidRPr="00624518">
        <w:rPr>
          <w:sz w:val="26"/>
          <w:szCs w:val="26"/>
        </w:rPr>
        <w:t xml:space="preserve"> tự thực hiện, khô</w:t>
      </w:r>
      <w:r w:rsidR="007B6917">
        <w:rPr>
          <w:sz w:val="26"/>
          <w:szCs w:val="26"/>
        </w:rPr>
        <w:t>s</w:t>
      </w:r>
      <w:r w:rsidR="002B592B" w:rsidRPr="00624518">
        <w:rPr>
          <w:sz w:val="26"/>
          <w:szCs w:val="26"/>
        </w:rPr>
        <w:t>ng có bất kỳ sao chép từ tài liệu hay đồ án nào khác.</w:t>
      </w:r>
    </w:p>
    <w:p w14:paraId="6063331B" w14:textId="0D7CAF1D" w:rsidR="002B592B" w:rsidRPr="00624518" w:rsidRDefault="002B592B">
      <w:pPr>
        <w:spacing w:after="160" w:line="360" w:lineRule="auto"/>
        <w:ind w:firstLine="567"/>
        <w:jc w:val="both"/>
        <w:rPr>
          <w:sz w:val="26"/>
          <w:szCs w:val="26"/>
        </w:rPr>
      </w:pPr>
      <w:r w:rsidRPr="00624518">
        <w:rPr>
          <w:sz w:val="26"/>
          <w:szCs w:val="26"/>
        </w:rPr>
        <w:t xml:space="preserve">Các mô hình như ERD, Database Diagram và mô hình </w:t>
      </w:r>
      <w:r w:rsidR="0015333F" w:rsidRPr="00624518">
        <w:rPr>
          <w:sz w:val="26"/>
          <w:szCs w:val="26"/>
        </w:rPr>
        <w:t xml:space="preserve">UML </w:t>
      </w:r>
      <w:r w:rsidRPr="00624518">
        <w:rPr>
          <w:sz w:val="26"/>
          <w:szCs w:val="26"/>
        </w:rPr>
        <w:t xml:space="preserve">đều do </w:t>
      </w:r>
      <w:r w:rsidR="002D40AB">
        <w:rPr>
          <w:sz w:val="26"/>
          <w:szCs w:val="26"/>
        </w:rPr>
        <w:t>tôi</w:t>
      </w:r>
      <w:r w:rsidRPr="00624518">
        <w:rPr>
          <w:sz w:val="26"/>
          <w:szCs w:val="26"/>
        </w:rPr>
        <w:t xml:space="preserve"> tự phân tích và thiết kế, không có sự sao chép từ mô hình của người khác.</w:t>
      </w:r>
    </w:p>
    <w:p w14:paraId="40CF9F7C" w14:textId="3015E59F" w:rsidR="00D26C11" w:rsidRPr="00624518" w:rsidRDefault="00D26C11">
      <w:pPr>
        <w:spacing w:after="160" w:line="360" w:lineRule="auto"/>
        <w:ind w:firstLine="567"/>
        <w:jc w:val="both"/>
        <w:rPr>
          <w:sz w:val="26"/>
          <w:szCs w:val="26"/>
        </w:rPr>
      </w:pPr>
      <w:r w:rsidRPr="00624518">
        <w:rPr>
          <w:sz w:val="26"/>
          <w:szCs w:val="26"/>
        </w:rPr>
        <w:t xml:space="preserve">Một số khái niệm, hình ảnh </w:t>
      </w:r>
      <w:r w:rsidR="002D40AB">
        <w:rPr>
          <w:sz w:val="26"/>
          <w:szCs w:val="26"/>
        </w:rPr>
        <w:t>tôi</w:t>
      </w:r>
      <w:r w:rsidRPr="00624518">
        <w:rPr>
          <w:sz w:val="26"/>
          <w:szCs w:val="26"/>
        </w:rPr>
        <w:t xml:space="preserve"> có sử dụng từ nguồn khác nhằm mục đích phát triển đề tài được liệt kê tại mục tài liệu tham khảo.</w:t>
      </w:r>
    </w:p>
    <w:p w14:paraId="58AC86CC" w14:textId="0ED761DF" w:rsidR="002B592B" w:rsidRPr="00624518" w:rsidRDefault="002D40AB">
      <w:pPr>
        <w:spacing w:after="160" w:line="360" w:lineRule="auto"/>
        <w:ind w:firstLine="567"/>
        <w:jc w:val="both"/>
        <w:rPr>
          <w:sz w:val="26"/>
          <w:szCs w:val="26"/>
        </w:rPr>
      </w:pPr>
      <w:r>
        <w:rPr>
          <w:sz w:val="26"/>
          <w:szCs w:val="26"/>
        </w:rPr>
        <w:t>Tôi</w:t>
      </w:r>
      <w:r w:rsidR="002B592B" w:rsidRPr="00624518">
        <w:rPr>
          <w:sz w:val="26"/>
          <w:szCs w:val="26"/>
        </w:rPr>
        <w:t xml:space="preserve"> xin cảm ơn thầy </w:t>
      </w:r>
      <w:del w:id="30" w:author="Toan Bui" w:date="2020-06-11T09:37:00Z">
        <w:r w:rsidR="002B592B" w:rsidRPr="00624518" w:rsidDel="00017967">
          <w:rPr>
            <w:sz w:val="26"/>
            <w:szCs w:val="26"/>
          </w:rPr>
          <w:delText>Th.S</w:delText>
        </w:r>
      </w:del>
      <w:ins w:id="31" w:author="Toan Bui" w:date="2020-06-11T09:37:00Z">
        <w:r w:rsidR="00017967">
          <w:rPr>
            <w:sz w:val="26"/>
            <w:szCs w:val="26"/>
          </w:rPr>
          <w:t>KS.</w:t>
        </w:r>
      </w:ins>
      <w:r w:rsidR="002B592B" w:rsidRPr="00624518">
        <w:rPr>
          <w:sz w:val="26"/>
          <w:szCs w:val="26"/>
        </w:rPr>
        <w:t xml:space="preserve"> </w:t>
      </w:r>
      <w:r>
        <w:rPr>
          <w:sz w:val="26"/>
          <w:szCs w:val="26"/>
        </w:rPr>
        <w:t>BÙI MẠNH TOÀN</w:t>
      </w:r>
      <w:r w:rsidR="00D26C11" w:rsidRPr="00624518">
        <w:rPr>
          <w:sz w:val="26"/>
          <w:szCs w:val="26"/>
        </w:rPr>
        <w:t xml:space="preserve"> </w:t>
      </w:r>
      <w:r w:rsidR="002B592B" w:rsidRPr="00624518">
        <w:rPr>
          <w:sz w:val="26"/>
          <w:szCs w:val="26"/>
        </w:rPr>
        <w:t xml:space="preserve">đã tận tình hướng dẫn </w:t>
      </w:r>
      <w:r>
        <w:rPr>
          <w:sz w:val="26"/>
          <w:szCs w:val="26"/>
        </w:rPr>
        <w:t>tôi</w:t>
      </w:r>
      <w:r w:rsidR="002B592B" w:rsidRPr="00624518">
        <w:rPr>
          <w:sz w:val="26"/>
          <w:szCs w:val="26"/>
        </w:rPr>
        <w:t xml:space="preserve"> trong thời gian vừa qua.</w:t>
      </w:r>
    </w:p>
    <w:p w14:paraId="6DBC20D7" w14:textId="5D0078E1" w:rsidR="002B592B" w:rsidRPr="00624518" w:rsidRDefault="002B592B">
      <w:pPr>
        <w:spacing w:after="160" w:line="360" w:lineRule="auto"/>
        <w:ind w:firstLine="567"/>
        <w:jc w:val="both"/>
        <w:rPr>
          <w:sz w:val="26"/>
          <w:szCs w:val="26"/>
        </w:rPr>
      </w:pPr>
      <w:r w:rsidRPr="00624518">
        <w:rPr>
          <w:sz w:val="26"/>
          <w:szCs w:val="26"/>
        </w:rPr>
        <w:t>Nếu có bất kỳ</w:t>
      </w:r>
      <w:r w:rsidR="0028103A" w:rsidRPr="00624518">
        <w:rPr>
          <w:sz w:val="26"/>
          <w:szCs w:val="26"/>
        </w:rPr>
        <w:t xml:space="preserve"> sự gian dối hay</w:t>
      </w:r>
      <w:r w:rsidRPr="00624518">
        <w:rPr>
          <w:sz w:val="26"/>
          <w:szCs w:val="26"/>
        </w:rPr>
        <w:t xml:space="preserve"> sao chép nào của đề tài này từ đề tài khác, </w:t>
      </w:r>
      <w:r w:rsidR="002D40AB">
        <w:rPr>
          <w:sz w:val="26"/>
          <w:szCs w:val="26"/>
        </w:rPr>
        <w:t>tôi</w:t>
      </w:r>
      <w:r w:rsidRPr="00624518">
        <w:rPr>
          <w:sz w:val="26"/>
          <w:szCs w:val="26"/>
        </w:rPr>
        <w:t xml:space="preserve"> xin chịu toàn bộ trách nhiệm.</w:t>
      </w:r>
    </w:p>
    <w:p w14:paraId="6544C50D" w14:textId="2B75623D" w:rsidR="002B592B" w:rsidRPr="00624518" w:rsidRDefault="002B592B">
      <w:pPr>
        <w:tabs>
          <w:tab w:val="center" w:pos="7371"/>
        </w:tabs>
        <w:spacing w:after="160" w:line="360" w:lineRule="auto"/>
        <w:ind w:firstLine="567"/>
        <w:rPr>
          <w:b/>
          <w:bCs/>
          <w:sz w:val="26"/>
          <w:szCs w:val="26"/>
        </w:rPr>
      </w:pPr>
      <w:r w:rsidRPr="00624518">
        <w:rPr>
          <w:sz w:val="26"/>
          <w:szCs w:val="26"/>
        </w:rPr>
        <w:tab/>
      </w:r>
      <w:r w:rsidR="008F30B8">
        <w:rPr>
          <w:b/>
          <w:bCs/>
          <w:sz w:val="26"/>
          <w:szCs w:val="26"/>
        </w:rPr>
        <w:t>Thành viên</w:t>
      </w:r>
      <w:r w:rsidRPr="00624518">
        <w:rPr>
          <w:b/>
          <w:bCs/>
          <w:sz w:val="26"/>
          <w:szCs w:val="26"/>
        </w:rPr>
        <w:t xml:space="preserve"> thực hiện đề tài</w:t>
      </w:r>
    </w:p>
    <w:p w14:paraId="7A88FA68" w14:textId="0C7C894D" w:rsidR="00D26C11" w:rsidRPr="00624518" w:rsidRDefault="002B592B">
      <w:pPr>
        <w:tabs>
          <w:tab w:val="center" w:pos="7371"/>
        </w:tabs>
        <w:spacing w:after="160" w:line="360" w:lineRule="auto"/>
        <w:ind w:firstLine="567"/>
        <w:rPr>
          <w:sz w:val="26"/>
          <w:szCs w:val="26"/>
        </w:rPr>
      </w:pPr>
      <w:r w:rsidRPr="00624518">
        <w:rPr>
          <w:sz w:val="26"/>
          <w:szCs w:val="26"/>
        </w:rPr>
        <w:tab/>
      </w:r>
      <w:r w:rsidR="002D40AB">
        <w:rPr>
          <w:sz w:val="26"/>
          <w:szCs w:val="26"/>
        </w:rPr>
        <w:t>Trần Minh Tuấn</w:t>
      </w:r>
    </w:p>
    <w:p w14:paraId="525C94CB" w14:textId="44C4FF8B" w:rsidR="003D2AFE" w:rsidRPr="00624518" w:rsidRDefault="003D2AFE">
      <w:pPr>
        <w:spacing w:after="160" w:line="360" w:lineRule="auto"/>
      </w:pPr>
      <w:r w:rsidRPr="00624518">
        <w:br w:type="page"/>
      </w:r>
    </w:p>
    <w:p w14:paraId="779A38A4" w14:textId="3D7B06C3" w:rsidR="002D3249" w:rsidRPr="002D3249" w:rsidRDefault="003D2AFE">
      <w:pPr>
        <w:pStyle w:val="Heading1"/>
        <w:pBdr>
          <w:bottom w:val="single" w:sz="12" w:space="1" w:color="auto"/>
        </w:pBdr>
        <w:spacing w:line="360" w:lineRule="auto"/>
        <w:rPr>
          <w:rFonts w:ascii="Times New Roman" w:hAnsi="Times New Roman" w:cs="Times New Roman"/>
          <w:b/>
          <w:bCs/>
          <w:color w:val="000000" w:themeColor="text1"/>
        </w:rPr>
      </w:pPr>
      <w:bookmarkStart w:id="32" w:name="_Toc42726147"/>
      <w:r w:rsidRPr="00624518">
        <w:rPr>
          <w:rFonts w:ascii="Times New Roman" w:hAnsi="Times New Roman" w:cs="Times New Roman"/>
          <w:b/>
          <w:bCs/>
          <w:color w:val="000000" w:themeColor="text1"/>
        </w:rPr>
        <w:lastRenderedPageBreak/>
        <w:t>MỤC LỤC</w:t>
      </w:r>
      <w:bookmarkEnd w:id="32"/>
    </w:p>
    <w:sdt>
      <w:sdtPr>
        <w:rPr>
          <w:rFonts w:ascii="Times New Roman" w:eastAsia="Times New Roman" w:hAnsi="Times New Roman" w:cs="Times New Roman"/>
          <w:color w:val="auto"/>
          <w:sz w:val="24"/>
          <w:szCs w:val="24"/>
        </w:rPr>
        <w:id w:val="964618379"/>
        <w:docPartObj>
          <w:docPartGallery w:val="Table of Contents"/>
          <w:docPartUnique/>
        </w:docPartObj>
      </w:sdtPr>
      <w:sdtEndPr>
        <w:rPr>
          <w:b/>
          <w:bCs/>
          <w:noProof/>
        </w:rPr>
      </w:sdtEndPr>
      <w:sdtContent>
        <w:p w14:paraId="4629E433" w14:textId="441E4B3B" w:rsidR="002D3249" w:rsidRPr="00E76C76" w:rsidRDefault="002D3249">
          <w:pPr>
            <w:pStyle w:val="TOCHeading"/>
            <w:spacing w:line="360" w:lineRule="auto"/>
            <w:pPrChange w:id="33" w:author="Tuan Tran" w:date="2020-06-11T10:10:00Z">
              <w:pPr>
                <w:pStyle w:val="TOCHeading"/>
              </w:pPr>
            </w:pPrChange>
          </w:pPr>
        </w:p>
        <w:p w14:paraId="0D02A1FF" w14:textId="2D7FE5E7" w:rsidR="006C5CB5" w:rsidRPr="00E76C76" w:rsidRDefault="002D3249">
          <w:pPr>
            <w:pStyle w:val="TOC1"/>
            <w:tabs>
              <w:tab w:val="right" w:leader="dot" w:pos="9111"/>
            </w:tabs>
            <w:spacing w:line="360" w:lineRule="auto"/>
            <w:rPr>
              <w:rFonts w:asciiTheme="minorHAnsi" w:eastAsiaTheme="minorEastAsia" w:hAnsiTheme="minorHAnsi" w:cstheme="minorBidi"/>
              <w:noProof/>
              <w:sz w:val="22"/>
              <w:szCs w:val="22"/>
            </w:rPr>
            <w:pPrChange w:id="34" w:author="Tuan Tran" w:date="2020-06-11T10:10:00Z">
              <w:pPr>
                <w:pStyle w:val="TOC1"/>
                <w:tabs>
                  <w:tab w:val="right" w:leader="dot" w:pos="9111"/>
                </w:tabs>
              </w:pPr>
            </w:pPrChange>
          </w:pPr>
          <w:r w:rsidRPr="00E76C76">
            <w:rPr>
              <w:rPrChange w:id="35" w:author="Tuan Tran" w:date="2020-06-11T11:14:00Z">
                <w:rPr/>
              </w:rPrChange>
            </w:rPr>
            <w:fldChar w:fldCharType="begin"/>
          </w:r>
          <w:r w:rsidRPr="00E76C76">
            <w:instrText xml:space="preserve"> TOC \o "1-3" \h \z \u </w:instrText>
          </w:r>
          <w:r w:rsidRPr="00E76C76">
            <w:rPr>
              <w:rPrChange w:id="36" w:author="Tuan Tran" w:date="2020-06-11T11:14:00Z">
                <w:rPr>
                  <w:b/>
                  <w:bCs/>
                  <w:noProof/>
                </w:rPr>
              </w:rPrChange>
            </w:rPr>
            <w:fldChar w:fldCharType="separate"/>
          </w:r>
          <w:r w:rsidR="001117F5" w:rsidRPr="00E76C76">
            <w:rPr>
              <w:noProof/>
              <w:rPrChange w:id="37" w:author="Tuan Tran" w:date="2020-06-11T11:14:00Z">
                <w:rPr/>
              </w:rPrChange>
            </w:rPr>
            <w:fldChar w:fldCharType="begin"/>
          </w:r>
          <w:r w:rsidR="001117F5" w:rsidRPr="00E76C76">
            <w:rPr>
              <w:noProof/>
              <w:rPrChange w:id="38" w:author="Tuan Tran" w:date="2020-06-11T11:14:00Z">
                <w:rPr/>
              </w:rPrChange>
            </w:rPr>
            <w:instrText xml:space="preserve"> HYPERLINK \l "_Toc42726146" </w:instrText>
          </w:r>
          <w:r w:rsidR="001117F5" w:rsidRPr="00E76C76">
            <w:rPr>
              <w:noProof/>
              <w:rPrChange w:id="39" w:author="Tuan Tran" w:date="2020-06-11T11:14:00Z">
                <w:rPr>
                  <w:noProof/>
                </w:rPr>
              </w:rPrChange>
            </w:rPr>
            <w:fldChar w:fldCharType="separate"/>
          </w:r>
          <w:r w:rsidR="006C5CB5" w:rsidRPr="00E76C76">
            <w:rPr>
              <w:rStyle w:val="Hyperlink"/>
              <w:b/>
              <w:bCs/>
              <w:noProof/>
              <w:u w:val="none"/>
              <w:rPrChange w:id="40" w:author="Tuan Tran" w:date="2020-06-11T11:14:00Z">
                <w:rPr>
                  <w:rStyle w:val="Hyperlink"/>
                  <w:b/>
                  <w:bCs/>
                  <w:noProof/>
                </w:rPr>
              </w:rPrChange>
            </w:rPr>
            <w:t>LỜI CAM ĐOAN</w:t>
          </w:r>
          <w:r w:rsidR="006C5CB5" w:rsidRPr="00E76C76">
            <w:rPr>
              <w:noProof/>
              <w:webHidden/>
            </w:rPr>
            <w:tab/>
          </w:r>
          <w:r w:rsidR="006C5CB5" w:rsidRPr="00E76C76">
            <w:rPr>
              <w:noProof/>
              <w:webHidden/>
              <w:rPrChange w:id="41" w:author="Tuan Tran" w:date="2020-06-11T11:14:00Z">
                <w:rPr>
                  <w:noProof/>
                  <w:webHidden/>
                </w:rPr>
              </w:rPrChange>
            </w:rPr>
            <w:fldChar w:fldCharType="begin"/>
          </w:r>
          <w:r w:rsidR="006C5CB5" w:rsidRPr="00E76C76">
            <w:rPr>
              <w:noProof/>
              <w:webHidden/>
            </w:rPr>
            <w:instrText xml:space="preserve"> PAGEREF _Toc42726146 \h </w:instrText>
          </w:r>
          <w:r w:rsidR="006C5CB5" w:rsidRPr="00E76C76">
            <w:rPr>
              <w:noProof/>
              <w:webHidden/>
              <w:rPrChange w:id="42" w:author="Tuan Tran" w:date="2020-06-11T11:14:00Z">
                <w:rPr>
                  <w:noProof/>
                  <w:webHidden/>
                </w:rPr>
              </w:rPrChange>
            </w:rPr>
          </w:r>
          <w:r w:rsidR="006C5CB5" w:rsidRPr="00E76C76">
            <w:rPr>
              <w:noProof/>
              <w:webHidden/>
              <w:rPrChange w:id="43" w:author="Tuan Tran" w:date="2020-06-11T11:14:00Z">
                <w:rPr>
                  <w:noProof/>
                  <w:webHidden/>
                </w:rPr>
              </w:rPrChange>
            </w:rPr>
            <w:fldChar w:fldCharType="separate"/>
          </w:r>
          <w:ins w:id="44" w:author="Tuan Tran" w:date="2020-06-11T11:19:00Z">
            <w:r w:rsidR="00971ED3">
              <w:rPr>
                <w:noProof/>
                <w:webHidden/>
              </w:rPr>
              <w:t>2</w:t>
            </w:r>
          </w:ins>
          <w:del w:id="45" w:author="Tuan Tran" w:date="2020-06-11T11:15:00Z">
            <w:r w:rsidR="000F0752" w:rsidRPr="00E76C76" w:rsidDel="002B57A5">
              <w:rPr>
                <w:noProof/>
                <w:webHidden/>
              </w:rPr>
              <w:delText>2</w:delText>
            </w:r>
          </w:del>
          <w:r w:rsidR="006C5CB5" w:rsidRPr="00E76C76">
            <w:rPr>
              <w:noProof/>
              <w:webHidden/>
              <w:rPrChange w:id="46" w:author="Tuan Tran" w:date="2020-06-11T11:14:00Z">
                <w:rPr>
                  <w:noProof/>
                  <w:webHidden/>
                </w:rPr>
              </w:rPrChange>
            </w:rPr>
            <w:fldChar w:fldCharType="end"/>
          </w:r>
          <w:r w:rsidR="001117F5" w:rsidRPr="00E76C76">
            <w:rPr>
              <w:noProof/>
              <w:rPrChange w:id="47" w:author="Tuan Tran" w:date="2020-06-11T11:14:00Z">
                <w:rPr>
                  <w:noProof/>
                </w:rPr>
              </w:rPrChange>
            </w:rPr>
            <w:fldChar w:fldCharType="end"/>
          </w:r>
        </w:p>
        <w:p w14:paraId="390D6730" w14:textId="05F5BE84"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48" w:author="Tuan Tran" w:date="2020-06-11T10:10:00Z">
              <w:pPr>
                <w:pStyle w:val="TOC1"/>
                <w:tabs>
                  <w:tab w:val="right" w:leader="dot" w:pos="9111"/>
                </w:tabs>
              </w:pPr>
            </w:pPrChange>
          </w:pPr>
          <w:r w:rsidRPr="00E76C76">
            <w:rPr>
              <w:noProof/>
              <w:rPrChange w:id="49" w:author="Tuan Tran" w:date="2020-06-11T11:14:00Z">
                <w:rPr/>
              </w:rPrChange>
            </w:rPr>
            <w:fldChar w:fldCharType="begin"/>
          </w:r>
          <w:r w:rsidRPr="00E76C76">
            <w:rPr>
              <w:noProof/>
              <w:rPrChange w:id="50" w:author="Tuan Tran" w:date="2020-06-11T11:14:00Z">
                <w:rPr/>
              </w:rPrChange>
            </w:rPr>
            <w:instrText xml:space="preserve"> HYPERLINK \l "_Toc42726147" </w:instrText>
          </w:r>
          <w:r w:rsidRPr="00E76C76">
            <w:rPr>
              <w:noProof/>
              <w:rPrChange w:id="51" w:author="Tuan Tran" w:date="2020-06-11T11:14:00Z">
                <w:rPr>
                  <w:noProof/>
                </w:rPr>
              </w:rPrChange>
            </w:rPr>
            <w:fldChar w:fldCharType="separate"/>
          </w:r>
          <w:r w:rsidR="006C5CB5" w:rsidRPr="00E76C76">
            <w:rPr>
              <w:rStyle w:val="Hyperlink"/>
              <w:b/>
              <w:bCs/>
              <w:noProof/>
              <w:u w:val="none"/>
              <w:rPrChange w:id="52" w:author="Tuan Tran" w:date="2020-06-11T11:14:00Z">
                <w:rPr>
                  <w:rStyle w:val="Hyperlink"/>
                  <w:b/>
                  <w:bCs/>
                  <w:noProof/>
                </w:rPr>
              </w:rPrChange>
            </w:rPr>
            <w:t>MỤC LỤC</w:t>
          </w:r>
          <w:r w:rsidR="006C5CB5" w:rsidRPr="00E76C76">
            <w:rPr>
              <w:noProof/>
              <w:webHidden/>
            </w:rPr>
            <w:tab/>
          </w:r>
          <w:r w:rsidR="006C5CB5" w:rsidRPr="00E76C76">
            <w:rPr>
              <w:noProof/>
              <w:webHidden/>
              <w:rPrChange w:id="53" w:author="Tuan Tran" w:date="2020-06-11T11:14:00Z">
                <w:rPr>
                  <w:noProof/>
                  <w:webHidden/>
                </w:rPr>
              </w:rPrChange>
            </w:rPr>
            <w:fldChar w:fldCharType="begin"/>
          </w:r>
          <w:r w:rsidR="006C5CB5" w:rsidRPr="00E76C76">
            <w:rPr>
              <w:noProof/>
              <w:webHidden/>
            </w:rPr>
            <w:instrText xml:space="preserve"> PAGEREF _Toc42726147 \h </w:instrText>
          </w:r>
          <w:r w:rsidR="006C5CB5" w:rsidRPr="00E76C76">
            <w:rPr>
              <w:noProof/>
              <w:webHidden/>
              <w:rPrChange w:id="54" w:author="Tuan Tran" w:date="2020-06-11T11:14:00Z">
                <w:rPr>
                  <w:noProof/>
                  <w:webHidden/>
                </w:rPr>
              </w:rPrChange>
            </w:rPr>
          </w:r>
          <w:r w:rsidR="006C5CB5" w:rsidRPr="00E76C76">
            <w:rPr>
              <w:noProof/>
              <w:webHidden/>
              <w:rPrChange w:id="55" w:author="Tuan Tran" w:date="2020-06-11T11:14:00Z">
                <w:rPr>
                  <w:noProof/>
                  <w:webHidden/>
                </w:rPr>
              </w:rPrChange>
            </w:rPr>
            <w:fldChar w:fldCharType="separate"/>
          </w:r>
          <w:ins w:id="56" w:author="Tuan Tran" w:date="2020-06-11T11:19:00Z">
            <w:r w:rsidR="00971ED3">
              <w:rPr>
                <w:noProof/>
                <w:webHidden/>
              </w:rPr>
              <w:t>3</w:t>
            </w:r>
          </w:ins>
          <w:del w:id="57" w:author="Tuan Tran" w:date="2020-06-11T11:15:00Z">
            <w:r w:rsidR="000F0752" w:rsidRPr="00E76C76" w:rsidDel="002B57A5">
              <w:rPr>
                <w:noProof/>
                <w:webHidden/>
              </w:rPr>
              <w:delText>3</w:delText>
            </w:r>
          </w:del>
          <w:r w:rsidR="006C5CB5" w:rsidRPr="00E76C76">
            <w:rPr>
              <w:noProof/>
              <w:webHidden/>
              <w:rPrChange w:id="58" w:author="Tuan Tran" w:date="2020-06-11T11:14:00Z">
                <w:rPr>
                  <w:noProof/>
                  <w:webHidden/>
                </w:rPr>
              </w:rPrChange>
            </w:rPr>
            <w:fldChar w:fldCharType="end"/>
          </w:r>
          <w:r w:rsidRPr="00E76C76">
            <w:rPr>
              <w:noProof/>
              <w:rPrChange w:id="59" w:author="Tuan Tran" w:date="2020-06-11T11:14:00Z">
                <w:rPr>
                  <w:noProof/>
                </w:rPr>
              </w:rPrChange>
            </w:rPr>
            <w:fldChar w:fldCharType="end"/>
          </w:r>
        </w:p>
        <w:p w14:paraId="523C7514" w14:textId="26C89A99"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60" w:author="Tuan Tran" w:date="2020-06-11T10:10:00Z">
              <w:pPr>
                <w:pStyle w:val="TOC1"/>
                <w:tabs>
                  <w:tab w:val="right" w:leader="dot" w:pos="9111"/>
                </w:tabs>
              </w:pPr>
            </w:pPrChange>
          </w:pPr>
          <w:r w:rsidRPr="00E76C76">
            <w:rPr>
              <w:noProof/>
              <w:rPrChange w:id="61" w:author="Tuan Tran" w:date="2020-06-11T11:14:00Z">
                <w:rPr/>
              </w:rPrChange>
            </w:rPr>
            <w:fldChar w:fldCharType="begin"/>
          </w:r>
          <w:r w:rsidRPr="00E76C76">
            <w:rPr>
              <w:noProof/>
              <w:rPrChange w:id="62" w:author="Tuan Tran" w:date="2020-06-11T11:14:00Z">
                <w:rPr/>
              </w:rPrChange>
            </w:rPr>
            <w:instrText xml:space="preserve"> HYPERLINK \l "_Toc42726148" </w:instrText>
          </w:r>
          <w:r w:rsidRPr="00E76C76">
            <w:rPr>
              <w:noProof/>
              <w:rPrChange w:id="63" w:author="Tuan Tran" w:date="2020-06-11T11:14:00Z">
                <w:rPr>
                  <w:noProof/>
                </w:rPr>
              </w:rPrChange>
            </w:rPr>
            <w:fldChar w:fldCharType="separate"/>
          </w:r>
          <w:r w:rsidR="006C5CB5" w:rsidRPr="00E76C76">
            <w:rPr>
              <w:rStyle w:val="Hyperlink"/>
              <w:b/>
              <w:bCs/>
              <w:noProof/>
              <w:u w:val="none"/>
              <w:rPrChange w:id="64" w:author="Tuan Tran" w:date="2020-06-11T11:14:00Z">
                <w:rPr>
                  <w:rStyle w:val="Hyperlink"/>
                  <w:b/>
                  <w:bCs/>
                  <w:noProof/>
                </w:rPr>
              </w:rPrChange>
            </w:rPr>
            <w:t>DANH MỤC BẢNG</w:t>
          </w:r>
          <w:r w:rsidR="006C5CB5" w:rsidRPr="00E76C76">
            <w:rPr>
              <w:noProof/>
              <w:webHidden/>
            </w:rPr>
            <w:tab/>
          </w:r>
          <w:r w:rsidR="006C5CB5" w:rsidRPr="00E76C76">
            <w:rPr>
              <w:noProof/>
              <w:webHidden/>
              <w:rPrChange w:id="65" w:author="Tuan Tran" w:date="2020-06-11T11:14:00Z">
                <w:rPr>
                  <w:noProof/>
                  <w:webHidden/>
                </w:rPr>
              </w:rPrChange>
            </w:rPr>
            <w:fldChar w:fldCharType="begin"/>
          </w:r>
          <w:r w:rsidR="006C5CB5" w:rsidRPr="00E76C76">
            <w:rPr>
              <w:noProof/>
              <w:webHidden/>
            </w:rPr>
            <w:instrText xml:space="preserve"> PAGEREF _Toc42726148 \h </w:instrText>
          </w:r>
          <w:r w:rsidR="006C5CB5" w:rsidRPr="00E76C76">
            <w:rPr>
              <w:noProof/>
              <w:webHidden/>
              <w:rPrChange w:id="66" w:author="Tuan Tran" w:date="2020-06-11T11:14:00Z">
                <w:rPr>
                  <w:noProof/>
                  <w:webHidden/>
                </w:rPr>
              </w:rPrChange>
            </w:rPr>
          </w:r>
          <w:r w:rsidR="006C5CB5" w:rsidRPr="00E76C76">
            <w:rPr>
              <w:noProof/>
              <w:webHidden/>
              <w:rPrChange w:id="67" w:author="Tuan Tran" w:date="2020-06-11T11:14:00Z">
                <w:rPr>
                  <w:noProof/>
                  <w:webHidden/>
                </w:rPr>
              </w:rPrChange>
            </w:rPr>
            <w:fldChar w:fldCharType="separate"/>
          </w:r>
          <w:ins w:id="68" w:author="Tuan Tran" w:date="2020-06-11T11:19:00Z">
            <w:r w:rsidR="00971ED3">
              <w:rPr>
                <w:noProof/>
                <w:webHidden/>
              </w:rPr>
              <w:t>6</w:t>
            </w:r>
          </w:ins>
          <w:del w:id="69" w:author="Tuan Tran" w:date="2020-06-11T11:15:00Z">
            <w:r w:rsidR="000F0752" w:rsidRPr="00E76C76" w:rsidDel="002B57A5">
              <w:rPr>
                <w:noProof/>
                <w:webHidden/>
              </w:rPr>
              <w:delText>5</w:delText>
            </w:r>
          </w:del>
          <w:r w:rsidR="006C5CB5" w:rsidRPr="00E76C76">
            <w:rPr>
              <w:noProof/>
              <w:webHidden/>
              <w:rPrChange w:id="70" w:author="Tuan Tran" w:date="2020-06-11T11:14:00Z">
                <w:rPr>
                  <w:noProof/>
                  <w:webHidden/>
                </w:rPr>
              </w:rPrChange>
            </w:rPr>
            <w:fldChar w:fldCharType="end"/>
          </w:r>
          <w:r w:rsidRPr="00E76C76">
            <w:rPr>
              <w:noProof/>
              <w:rPrChange w:id="71" w:author="Tuan Tran" w:date="2020-06-11T11:14:00Z">
                <w:rPr>
                  <w:noProof/>
                </w:rPr>
              </w:rPrChange>
            </w:rPr>
            <w:fldChar w:fldCharType="end"/>
          </w:r>
        </w:p>
        <w:p w14:paraId="74645588" w14:textId="37F08BE4"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72" w:author="Tuan Tran" w:date="2020-06-11T10:10:00Z">
              <w:pPr>
                <w:pStyle w:val="TOC1"/>
                <w:tabs>
                  <w:tab w:val="right" w:leader="dot" w:pos="9111"/>
                </w:tabs>
              </w:pPr>
            </w:pPrChange>
          </w:pPr>
          <w:r w:rsidRPr="00E76C76">
            <w:rPr>
              <w:noProof/>
              <w:rPrChange w:id="73" w:author="Tuan Tran" w:date="2020-06-11T11:14:00Z">
                <w:rPr/>
              </w:rPrChange>
            </w:rPr>
            <w:fldChar w:fldCharType="begin"/>
          </w:r>
          <w:r w:rsidRPr="00E76C76">
            <w:rPr>
              <w:noProof/>
              <w:rPrChange w:id="74" w:author="Tuan Tran" w:date="2020-06-11T11:14:00Z">
                <w:rPr/>
              </w:rPrChange>
            </w:rPr>
            <w:instrText xml:space="preserve"> HYPERLINK \l "_Toc42726149" </w:instrText>
          </w:r>
          <w:r w:rsidRPr="00E76C76">
            <w:rPr>
              <w:noProof/>
              <w:rPrChange w:id="75" w:author="Tuan Tran" w:date="2020-06-11T11:14:00Z">
                <w:rPr>
                  <w:noProof/>
                </w:rPr>
              </w:rPrChange>
            </w:rPr>
            <w:fldChar w:fldCharType="separate"/>
          </w:r>
          <w:r w:rsidR="006C5CB5" w:rsidRPr="00E76C76">
            <w:rPr>
              <w:rStyle w:val="Hyperlink"/>
              <w:b/>
              <w:bCs/>
              <w:noProof/>
              <w:u w:val="none"/>
              <w:rPrChange w:id="76" w:author="Tuan Tran" w:date="2020-06-11T11:14:00Z">
                <w:rPr>
                  <w:rStyle w:val="Hyperlink"/>
                  <w:b/>
                  <w:bCs/>
                  <w:noProof/>
                </w:rPr>
              </w:rPrChange>
            </w:rPr>
            <w:t>DANH MỤC HÌNH ẢNH</w:t>
          </w:r>
          <w:r w:rsidR="006C5CB5" w:rsidRPr="00E76C76">
            <w:rPr>
              <w:noProof/>
              <w:webHidden/>
            </w:rPr>
            <w:tab/>
          </w:r>
          <w:r w:rsidR="006C5CB5" w:rsidRPr="00E76C76">
            <w:rPr>
              <w:noProof/>
              <w:webHidden/>
              <w:rPrChange w:id="77" w:author="Tuan Tran" w:date="2020-06-11T11:14:00Z">
                <w:rPr>
                  <w:noProof/>
                  <w:webHidden/>
                </w:rPr>
              </w:rPrChange>
            </w:rPr>
            <w:fldChar w:fldCharType="begin"/>
          </w:r>
          <w:r w:rsidR="006C5CB5" w:rsidRPr="00E76C76">
            <w:rPr>
              <w:noProof/>
              <w:webHidden/>
            </w:rPr>
            <w:instrText xml:space="preserve"> PAGEREF _Toc42726149 \h </w:instrText>
          </w:r>
          <w:r w:rsidR="006C5CB5" w:rsidRPr="00E76C76">
            <w:rPr>
              <w:noProof/>
              <w:webHidden/>
              <w:rPrChange w:id="78" w:author="Tuan Tran" w:date="2020-06-11T11:14:00Z">
                <w:rPr>
                  <w:noProof/>
                  <w:webHidden/>
                </w:rPr>
              </w:rPrChange>
            </w:rPr>
          </w:r>
          <w:r w:rsidR="006C5CB5" w:rsidRPr="00E76C76">
            <w:rPr>
              <w:noProof/>
              <w:webHidden/>
              <w:rPrChange w:id="79" w:author="Tuan Tran" w:date="2020-06-11T11:14:00Z">
                <w:rPr>
                  <w:noProof/>
                  <w:webHidden/>
                </w:rPr>
              </w:rPrChange>
            </w:rPr>
            <w:fldChar w:fldCharType="separate"/>
          </w:r>
          <w:ins w:id="80" w:author="Tuan Tran" w:date="2020-06-11T11:19:00Z">
            <w:r w:rsidR="00971ED3">
              <w:rPr>
                <w:noProof/>
                <w:webHidden/>
              </w:rPr>
              <w:t>7</w:t>
            </w:r>
          </w:ins>
          <w:del w:id="81" w:author="Tuan Tran" w:date="2020-06-11T11:15:00Z">
            <w:r w:rsidR="000F0752" w:rsidRPr="00E76C76" w:rsidDel="002B57A5">
              <w:rPr>
                <w:noProof/>
                <w:webHidden/>
              </w:rPr>
              <w:delText>6</w:delText>
            </w:r>
          </w:del>
          <w:r w:rsidR="006C5CB5" w:rsidRPr="00E76C76">
            <w:rPr>
              <w:noProof/>
              <w:webHidden/>
              <w:rPrChange w:id="82" w:author="Tuan Tran" w:date="2020-06-11T11:14:00Z">
                <w:rPr>
                  <w:noProof/>
                  <w:webHidden/>
                </w:rPr>
              </w:rPrChange>
            </w:rPr>
            <w:fldChar w:fldCharType="end"/>
          </w:r>
          <w:r w:rsidRPr="00E76C76">
            <w:rPr>
              <w:noProof/>
              <w:rPrChange w:id="83" w:author="Tuan Tran" w:date="2020-06-11T11:14:00Z">
                <w:rPr>
                  <w:noProof/>
                </w:rPr>
              </w:rPrChange>
            </w:rPr>
            <w:fldChar w:fldCharType="end"/>
          </w:r>
        </w:p>
        <w:p w14:paraId="4832375F" w14:textId="2EBEF83E"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84" w:author="Tuan Tran" w:date="2020-06-11T10:10:00Z">
              <w:pPr>
                <w:pStyle w:val="TOC1"/>
                <w:tabs>
                  <w:tab w:val="right" w:leader="dot" w:pos="9111"/>
                </w:tabs>
              </w:pPr>
            </w:pPrChange>
          </w:pPr>
          <w:r w:rsidRPr="00E76C76">
            <w:rPr>
              <w:noProof/>
              <w:rPrChange w:id="85" w:author="Tuan Tran" w:date="2020-06-11T11:14:00Z">
                <w:rPr/>
              </w:rPrChange>
            </w:rPr>
            <w:fldChar w:fldCharType="begin"/>
          </w:r>
          <w:r w:rsidRPr="00E76C76">
            <w:rPr>
              <w:noProof/>
              <w:rPrChange w:id="86" w:author="Tuan Tran" w:date="2020-06-11T11:14:00Z">
                <w:rPr/>
              </w:rPrChange>
            </w:rPr>
            <w:instrText xml:space="preserve"> HYPERLINK \l "_Toc42726150" </w:instrText>
          </w:r>
          <w:r w:rsidRPr="00E76C76">
            <w:rPr>
              <w:noProof/>
              <w:rPrChange w:id="87" w:author="Tuan Tran" w:date="2020-06-11T11:14:00Z">
                <w:rPr>
                  <w:noProof/>
                </w:rPr>
              </w:rPrChange>
            </w:rPr>
            <w:fldChar w:fldCharType="separate"/>
          </w:r>
          <w:r w:rsidR="006C5CB5" w:rsidRPr="00E76C76">
            <w:rPr>
              <w:rStyle w:val="Hyperlink"/>
              <w:b/>
              <w:bCs/>
              <w:noProof/>
              <w:u w:val="none"/>
              <w:rPrChange w:id="88" w:author="Tuan Tran" w:date="2020-06-11T11:14:00Z">
                <w:rPr>
                  <w:rStyle w:val="Hyperlink"/>
                  <w:b/>
                  <w:bCs/>
                  <w:noProof/>
                </w:rPr>
              </w:rPrChange>
            </w:rPr>
            <w:t>CHƯƠNG 1: TỔNG QUAN</w:t>
          </w:r>
          <w:r w:rsidR="006C5CB5" w:rsidRPr="00E76C76">
            <w:rPr>
              <w:noProof/>
              <w:webHidden/>
            </w:rPr>
            <w:tab/>
          </w:r>
          <w:r w:rsidR="006C5CB5" w:rsidRPr="00E76C76">
            <w:rPr>
              <w:noProof/>
              <w:webHidden/>
              <w:rPrChange w:id="89" w:author="Tuan Tran" w:date="2020-06-11T11:14:00Z">
                <w:rPr>
                  <w:noProof/>
                  <w:webHidden/>
                </w:rPr>
              </w:rPrChange>
            </w:rPr>
            <w:fldChar w:fldCharType="begin"/>
          </w:r>
          <w:r w:rsidR="006C5CB5" w:rsidRPr="00E76C76">
            <w:rPr>
              <w:noProof/>
              <w:webHidden/>
            </w:rPr>
            <w:instrText xml:space="preserve"> PAGEREF _Toc42726150 \h </w:instrText>
          </w:r>
          <w:r w:rsidR="006C5CB5" w:rsidRPr="00E76C76">
            <w:rPr>
              <w:noProof/>
              <w:webHidden/>
              <w:rPrChange w:id="90" w:author="Tuan Tran" w:date="2020-06-11T11:14:00Z">
                <w:rPr>
                  <w:noProof/>
                  <w:webHidden/>
                </w:rPr>
              </w:rPrChange>
            </w:rPr>
          </w:r>
          <w:r w:rsidR="006C5CB5" w:rsidRPr="00E76C76">
            <w:rPr>
              <w:noProof/>
              <w:webHidden/>
              <w:rPrChange w:id="91" w:author="Tuan Tran" w:date="2020-06-11T11:14:00Z">
                <w:rPr>
                  <w:noProof/>
                  <w:webHidden/>
                </w:rPr>
              </w:rPrChange>
            </w:rPr>
            <w:fldChar w:fldCharType="separate"/>
          </w:r>
          <w:ins w:id="92" w:author="Tuan Tran" w:date="2020-06-11T11:19:00Z">
            <w:r w:rsidR="00971ED3">
              <w:rPr>
                <w:noProof/>
                <w:webHidden/>
              </w:rPr>
              <w:t>9</w:t>
            </w:r>
          </w:ins>
          <w:del w:id="93" w:author="Tuan Tran" w:date="2020-06-11T11:15:00Z">
            <w:r w:rsidR="000F0752" w:rsidRPr="00E76C76" w:rsidDel="002B57A5">
              <w:rPr>
                <w:noProof/>
                <w:webHidden/>
              </w:rPr>
              <w:delText>8</w:delText>
            </w:r>
          </w:del>
          <w:r w:rsidR="006C5CB5" w:rsidRPr="00E76C76">
            <w:rPr>
              <w:noProof/>
              <w:webHidden/>
              <w:rPrChange w:id="94" w:author="Tuan Tran" w:date="2020-06-11T11:14:00Z">
                <w:rPr>
                  <w:noProof/>
                  <w:webHidden/>
                </w:rPr>
              </w:rPrChange>
            </w:rPr>
            <w:fldChar w:fldCharType="end"/>
          </w:r>
          <w:r w:rsidRPr="00E76C76">
            <w:rPr>
              <w:noProof/>
              <w:rPrChange w:id="95" w:author="Tuan Tran" w:date="2020-06-11T11:14:00Z">
                <w:rPr>
                  <w:noProof/>
                </w:rPr>
              </w:rPrChange>
            </w:rPr>
            <w:fldChar w:fldCharType="end"/>
          </w:r>
        </w:p>
        <w:p w14:paraId="4982FFD1" w14:textId="70257FE4"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96" w:author="Tuan Tran" w:date="2020-06-11T10:10:00Z">
              <w:pPr>
                <w:pStyle w:val="TOC2"/>
                <w:tabs>
                  <w:tab w:val="left" w:pos="880"/>
                  <w:tab w:val="right" w:leader="dot" w:pos="9111"/>
                </w:tabs>
              </w:pPr>
            </w:pPrChange>
          </w:pPr>
          <w:r w:rsidRPr="00E76C76">
            <w:rPr>
              <w:noProof/>
              <w:rPrChange w:id="97" w:author="Tuan Tran" w:date="2020-06-11T11:14:00Z">
                <w:rPr/>
              </w:rPrChange>
            </w:rPr>
            <w:fldChar w:fldCharType="begin"/>
          </w:r>
          <w:r w:rsidRPr="00E76C76">
            <w:rPr>
              <w:noProof/>
              <w:rPrChange w:id="98" w:author="Tuan Tran" w:date="2020-06-11T11:14:00Z">
                <w:rPr/>
              </w:rPrChange>
            </w:rPr>
            <w:instrText xml:space="preserve"> HYPERLINK \l "_Toc42726151" </w:instrText>
          </w:r>
          <w:r w:rsidRPr="00E76C76">
            <w:rPr>
              <w:noProof/>
              <w:rPrChange w:id="99" w:author="Tuan Tran" w:date="2020-06-11T11:14:00Z">
                <w:rPr>
                  <w:noProof/>
                </w:rPr>
              </w:rPrChange>
            </w:rPr>
            <w:fldChar w:fldCharType="separate"/>
          </w:r>
          <w:r w:rsidR="006C5CB5" w:rsidRPr="00E76C76">
            <w:rPr>
              <w:rStyle w:val="Hyperlink"/>
              <w:b/>
              <w:bCs/>
              <w:noProof/>
              <w:u w:val="none"/>
              <w:rPrChange w:id="100" w:author="Tuan Tran" w:date="2020-06-11T11:14:00Z">
                <w:rPr>
                  <w:rStyle w:val="Hyperlink"/>
                  <w:b/>
                  <w:bCs/>
                  <w:noProof/>
                </w:rPr>
              </w:rPrChange>
            </w:rPr>
            <w:t>1.1</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101" w:author="Tuan Tran" w:date="2020-06-11T11:14:00Z">
                <w:rPr>
                  <w:rStyle w:val="Hyperlink"/>
                  <w:b/>
                  <w:bCs/>
                  <w:noProof/>
                </w:rPr>
              </w:rPrChange>
            </w:rPr>
            <w:t>Tổng quan về vấn đề nghiên cứu</w:t>
          </w:r>
          <w:r w:rsidR="006C5CB5" w:rsidRPr="00E76C76">
            <w:rPr>
              <w:noProof/>
              <w:webHidden/>
            </w:rPr>
            <w:tab/>
          </w:r>
          <w:r w:rsidR="006C5CB5" w:rsidRPr="00E76C76">
            <w:rPr>
              <w:noProof/>
              <w:webHidden/>
              <w:rPrChange w:id="102" w:author="Tuan Tran" w:date="2020-06-11T11:14:00Z">
                <w:rPr>
                  <w:noProof/>
                  <w:webHidden/>
                </w:rPr>
              </w:rPrChange>
            </w:rPr>
            <w:fldChar w:fldCharType="begin"/>
          </w:r>
          <w:r w:rsidR="006C5CB5" w:rsidRPr="00E76C76">
            <w:rPr>
              <w:noProof/>
              <w:webHidden/>
            </w:rPr>
            <w:instrText xml:space="preserve"> PAGEREF _Toc42726151 \h </w:instrText>
          </w:r>
          <w:r w:rsidR="006C5CB5" w:rsidRPr="00E76C76">
            <w:rPr>
              <w:noProof/>
              <w:webHidden/>
              <w:rPrChange w:id="103" w:author="Tuan Tran" w:date="2020-06-11T11:14:00Z">
                <w:rPr>
                  <w:noProof/>
                  <w:webHidden/>
                </w:rPr>
              </w:rPrChange>
            </w:rPr>
          </w:r>
          <w:r w:rsidR="006C5CB5" w:rsidRPr="00E76C76">
            <w:rPr>
              <w:noProof/>
              <w:webHidden/>
              <w:rPrChange w:id="104" w:author="Tuan Tran" w:date="2020-06-11T11:14:00Z">
                <w:rPr>
                  <w:noProof/>
                  <w:webHidden/>
                </w:rPr>
              </w:rPrChange>
            </w:rPr>
            <w:fldChar w:fldCharType="separate"/>
          </w:r>
          <w:ins w:id="105" w:author="Tuan Tran" w:date="2020-06-11T11:19:00Z">
            <w:r w:rsidR="00971ED3">
              <w:rPr>
                <w:noProof/>
                <w:webHidden/>
              </w:rPr>
              <w:t>9</w:t>
            </w:r>
          </w:ins>
          <w:del w:id="106" w:author="Tuan Tran" w:date="2020-06-11T11:15:00Z">
            <w:r w:rsidR="000F0752" w:rsidRPr="00E76C76" w:rsidDel="002B57A5">
              <w:rPr>
                <w:noProof/>
                <w:webHidden/>
              </w:rPr>
              <w:delText>8</w:delText>
            </w:r>
          </w:del>
          <w:r w:rsidR="006C5CB5" w:rsidRPr="00E76C76">
            <w:rPr>
              <w:noProof/>
              <w:webHidden/>
              <w:rPrChange w:id="107" w:author="Tuan Tran" w:date="2020-06-11T11:14:00Z">
                <w:rPr>
                  <w:noProof/>
                  <w:webHidden/>
                </w:rPr>
              </w:rPrChange>
            </w:rPr>
            <w:fldChar w:fldCharType="end"/>
          </w:r>
          <w:r w:rsidRPr="00E76C76">
            <w:rPr>
              <w:noProof/>
              <w:rPrChange w:id="108" w:author="Tuan Tran" w:date="2020-06-11T11:14:00Z">
                <w:rPr>
                  <w:noProof/>
                </w:rPr>
              </w:rPrChange>
            </w:rPr>
            <w:fldChar w:fldCharType="end"/>
          </w:r>
        </w:p>
        <w:p w14:paraId="419CD9A1" w14:textId="7819E269"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109" w:author="Tuan Tran" w:date="2020-06-11T10:10:00Z">
              <w:pPr>
                <w:pStyle w:val="TOC3"/>
                <w:tabs>
                  <w:tab w:val="left" w:pos="1320"/>
                  <w:tab w:val="right" w:leader="dot" w:pos="9111"/>
                </w:tabs>
              </w:pPr>
            </w:pPrChange>
          </w:pPr>
          <w:r w:rsidRPr="00E76C76">
            <w:rPr>
              <w:noProof/>
              <w:rPrChange w:id="110" w:author="Tuan Tran" w:date="2020-06-11T11:14:00Z">
                <w:rPr/>
              </w:rPrChange>
            </w:rPr>
            <w:fldChar w:fldCharType="begin"/>
          </w:r>
          <w:r w:rsidRPr="00E76C76">
            <w:rPr>
              <w:noProof/>
              <w:rPrChange w:id="111" w:author="Tuan Tran" w:date="2020-06-11T11:14:00Z">
                <w:rPr/>
              </w:rPrChange>
            </w:rPr>
            <w:instrText xml:space="preserve"> HYPERLINK \l "_Toc42726152" </w:instrText>
          </w:r>
          <w:r w:rsidRPr="00E76C76">
            <w:rPr>
              <w:noProof/>
              <w:rPrChange w:id="112" w:author="Tuan Tran" w:date="2020-06-11T11:14:00Z">
                <w:rPr>
                  <w:noProof/>
                </w:rPr>
              </w:rPrChange>
            </w:rPr>
            <w:fldChar w:fldCharType="separate"/>
          </w:r>
          <w:r w:rsidR="006C5CB5" w:rsidRPr="00E76C76">
            <w:rPr>
              <w:rStyle w:val="Hyperlink"/>
              <w:i/>
              <w:iCs/>
              <w:noProof/>
              <w:u w:val="none"/>
              <w:rPrChange w:id="113" w:author="Tuan Tran" w:date="2020-06-11T11:14:00Z">
                <w:rPr>
                  <w:rStyle w:val="Hyperlink"/>
                  <w:i/>
                  <w:iCs/>
                  <w:noProof/>
                </w:rPr>
              </w:rPrChange>
            </w:rPr>
            <w:t>1.1.1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114" w:author="Tuan Tran" w:date="2020-06-11T11:14:00Z">
                <w:rPr>
                  <w:rStyle w:val="Hyperlink"/>
                  <w:i/>
                  <w:iCs/>
                  <w:noProof/>
                </w:rPr>
              </w:rPrChange>
            </w:rPr>
            <w:t>Khảo sát thực trạng</w:t>
          </w:r>
          <w:r w:rsidR="006C5CB5" w:rsidRPr="00E76C76">
            <w:rPr>
              <w:noProof/>
              <w:webHidden/>
            </w:rPr>
            <w:tab/>
          </w:r>
          <w:r w:rsidR="006C5CB5" w:rsidRPr="00E76C76">
            <w:rPr>
              <w:noProof/>
              <w:webHidden/>
              <w:rPrChange w:id="115" w:author="Tuan Tran" w:date="2020-06-11T11:14:00Z">
                <w:rPr>
                  <w:noProof/>
                  <w:webHidden/>
                </w:rPr>
              </w:rPrChange>
            </w:rPr>
            <w:fldChar w:fldCharType="begin"/>
          </w:r>
          <w:r w:rsidR="006C5CB5" w:rsidRPr="00E76C76">
            <w:rPr>
              <w:noProof/>
              <w:webHidden/>
            </w:rPr>
            <w:instrText xml:space="preserve"> PAGEREF _Toc42726152 \h </w:instrText>
          </w:r>
          <w:r w:rsidR="006C5CB5" w:rsidRPr="00E76C76">
            <w:rPr>
              <w:noProof/>
              <w:webHidden/>
              <w:rPrChange w:id="116" w:author="Tuan Tran" w:date="2020-06-11T11:14:00Z">
                <w:rPr>
                  <w:noProof/>
                  <w:webHidden/>
                </w:rPr>
              </w:rPrChange>
            </w:rPr>
          </w:r>
          <w:r w:rsidR="006C5CB5" w:rsidRPr="00E76C76">
            <w:rPr>
              <w:noProof/>
              <w:webHidden/>
              <w:rPrChange w:id="117" w:author="Tuan Tran" w:date="2020-06-11T11:14:00Z">
                <w:rPr>
                  <w:noProof/>
                  <w:webHidden/>
                </w:rPr>
              </w:rPrChange>
            </w:rPr>
            <w:fldChar w:fldCharType="separate"/>
          </w:r>
          <w:ins w:id="118" w:author="Tuan Tran" w:date="2020-06-11T11:19:00Z">
            <w:r w:rsidR="00971ED3">
              <w:rPr>
                <w:noProof/>
                <w:webHidden/>
              </w:rPr>
              <w:t>9</w:t>
            </w:r>
          </w:ins>
          <w:del w:id="119" w:author="Tuan Tran" w:date="2020-06-11T11:15:00Z">
            <w:r w:rsidR="000F0752" w:rsidRPr="00E76C76" w:rsidDel="002B57A5">
              <w:rPr>
                <w:noProof/>
                <w:webHidden/>
              </w:rPr>
              <w:delText>8</w:delText>
            </w:r>
          </w:del>
          <w:r w:rsidR="006C5CB5" w:rsidRPr="00E76C76">
            <w:rPr>
              <w:noProof/>
              <w:webHidden/>
              <w:rPrChange w:id="120" w:author="Tuan Tran" w:date="2020-06-11T11:14:00Z">
                <w:rPr>
                  <w:noProof/>
                  <w:webHidden/>
                </w:rPr>
              </w:rPrChange>
            </w:rPr>
            <w:fldChar w:fldCharType="end"/>
          </w:r>
          <w:r w:rsidRPr="00E76C76">
            <w:rPr>
              <w:noProof/>
              <w:rPrChange w:id="121" w:author="Tuan Tran" w:date="2020-06-11T11:14:00Z">
                <w:rPr>
                  <w:noProof/>
                </w:rPr>
              </w:rPrChange>
            </w:rPr>
            <w:fldChar w:fldCharType="end"/>
          </w:r>
        </w:p>
        <w:p w14:paraId="3955D420" w14:textId="3C689FA2"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122" w:author="Tuan Tran" w:date="2020-06-11T10:10:00Z">
              <w:pPr>
                <w:pStyle w:val="TOC3"/>
                <w:tabs>
                  <w:tab w:val="left" w:pos="1320"/>
                  <w:tab w:val="right" w:leader="dot" w:pos="9111"/>
                </w:tabs>
              </w:pPr>
            </w:pPrChange>
          </w:pPr>
          <w:r w:rsidRPr="00E76C76">
            <w:rPr>
              <w:noProof/>
              <w:rPrChange w:id="123" w:author="Tuan Tran" w:date="2020-06-11T11:14:00Z">
                <w:rPr/>
              </w:rPrChange>
            </w:rPr>
            <w:fldChar w:fldCharType="begin"/>
          </w:r>
          <w:r w:rsidRPr="00E76C76">
            <w:rPr>
              <w:noProof/>
              <w:rPrChange w:id="124" w:author="Tuan Tran" w:date="2020-06-11T11:14:00Z">
                <w:rPr/>
              </w:rPrChange>
            </w:rPr>
            <w:instrText xml:space="preserve"> HYPERLINK \l "_Toc42726153" </w:instrText>
          </w:r>
          <w:r w:rsidRPr="00E76C76">
            <w:rPr>
              <w:noProof/>
              <w:rPrChange w:id="125" w:author="Tuan Tran" w:date="2020-06-11T11:14:00Z">
                <w:rPr>
                  <w:noProof/>
                </w:rPr>
              </w:rPrChange>
            </w:rPr>
            <w:fldChar w:fldCharType="separate"/>
          </w:r>
          <w:r w:rsidR="006C5CB5" w:rsidRPr="00E76C76">
            <w:rPr>
              <w:rStyle w:val="Hyperlink"/>
              <w:i/>
              <w:iCs/>
              <w:noProof/>
              <w:u w:val="none"/>
              <w:rPrChange w:id="126" w:author="Tuan Tran" w:date="2020-06-11T11:14:00Z">
                <w:rPr>
                  <w:rStyle w:val="Hyperlink"/>
                  <w:i/>
                  <w:iCs/>
                  <w:noProof/>
                </w:rPr>
              </w:rPrChange>
            </w:rPr>
            <w:t>1.1.2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127" w:author="Tuan Tran" w:date="2020-06-11T11:14:00Z">
                <w:rPr>
                  <w:rStyle w:val="Hyperlink"/>
                  <w:i/>
                  <w:iCs/>
                  <w:noProof/>
                </w:rPr>
              </w:rPrChange>
            </w:rPr>
            <w:t>Đánh giá</w:t>
          </w:r>
          <w:r w:rsidR="006C5CB5" w:rsidRPr="00E76C76">
            <w:rPr>
              <w:noProof/>
              <w:webHidden/>
            </w:rPr>
            <w:tab/>
          </w:r>
          <w:r w:rsidR="006C5CB5" w:rsidRPr="00E76C76">
            <w:rPr>
              <w:noProof/>
              <w:webHidden/>
              <w:rPrChange w:id="128" w:author="Tuan Tran" w:date="2020-06-11T11:14:00Z">
                <w:rPr>
                  <w:noProof/>
                  <w:webHidden/>
                </w:rPr>
              </w:rPrChange>
            </w:rPr>
            <w:fldChar w:fldCharType="begin"/>
          </w:r>
          <w:r w:rsidR="006C5CB5" w:rsidRPr="00E76C76">
            <w:rPr>
              <w:noProof/>
              <w:webHidden/>
            </w:rPr>
            <w:instrText xml:space="preserve"> PAGEREF _Toc42726153 \h </w:instrText>
          </w:r>
          <w:r w:rsidR="006C5CB5" w:rsidRPr="00E76C76">
            <w:rPr>
              <w:noProof/>
              <w:webHidden/>
              <w:rPrChange w:id="129" w:author="Tuan Tran" w:date="2020-06-11T11:14:00Z">
                <w:rPr>
                  <w:noProof/>
                  <w:webHidden/>
                </w:rPr>
              </w:rPrChange>
            </w:rPr>
          </w:r>
          <w:r w:rsidR="006C5CB5" w:rsidRPr="00E76C76">
            <w:rPr>
              <w:noProof/>
              <w:webHidden/>
              <w:rPrChange w:id="130" w:author="Tuan Tran" w:date="2020-06-11T11:14:00Z">
                <w:rPr>
                  <w:noProof/>
                  <w:webHidden/>
                </w:rPr>
              </w:rPrChange>
            </w:rPr>
            <w:fldChar w:fldCharType="separate"/>
          </w:r>
          <w:ins w:id="131" w:author="Tuan Tran" w:date="2020-06-11T11:19:00Z">
            <w:r w:rsidR="00971ED3">
              <w:rPr>
                <w:noProof/>
                <w:webHidden/>
              </w:rPr>
              <w:t>9</w:t>
            </w:r>
          </w:ins>
          <w:del w:id="132" w:author="Tuan Tran" w:date="2020-06-11T11:15:00Z">
            <w:r w:rsidR="000F0752" w:rsidRPr="00E76C76" w:rsidDel="002B57A5">
              <w:rPr>
                <w:noProof/>
                <w:webHidden/>
              </w:rPr>
              <w:delText>8</w:delText>
            </w:r>
          </w:del>
          <w:r w:rsidR="006C5CB5" w:rsidRPr="00E76C76">
            <w:rPr>
              <w:noProof/>
              <w:webHidden/>
              <w:rPrChange w:id="133" w:author="Tuan Tran" w:date="2020-06-11T11:14:00Z">
                <w:rPr>
                  <w:noProof/>
                  <w:webHidden/>
                </w:rPr>
              </w:rPrChange>
            </w:rPr>
            <w:fldChar w:fldCharType="end"/>
          </w:r>
          <w:r w:rsidRPr="00E76C76">
            <w:rPr>
              <w:noProof/>
              <w:rPrChange w:id="134" w:author="Tuan Tran" w:date="2020-06-11T11:14:00Z">
                <w:rPr>
                  <w:noProof/>
                </w:rPr>
              </w:rPrChange>
            </w:rPr>
            <w:fldChar w:fldCharType="end"/>
          </w:r>
        </w:p>
        <w:p w14:paraId="2CB792EA" w14:textId="44200F2D"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135" w:author="Tuan Tran" w:date="2020-06-11T10:10:00Z">
              <w:pPr>
                <w:pStyle w:val="TOC2"/>
                <w:tabs>
                  <w:tab w:val="left" w:pos="880"/>
                  <w:tab w:val="right" w:leader="dot" w:pos="9111"/>
                </w:tabs>
              </w:pPr>
            </w:pPrChange>
          </w:pPr>
          <w:r w:rsidRPr="00E76C76">
            <w:rPr>
              <w:noProof/>
              <w:rPrChange w:id="136" w:author="Tuan Tran" w:date="2020-06-11T11:14:00Z">
                <w:rPr/>
              </w:rPrChange>
            </w:rPr>
            <w:fldChar w:fldCharType="begin"/>
          </w:r>
          <w:r w:rsidRPr="00E76C76">
            <w:rPr>
              <w:noProof/>
              <w:rPrChange w:id="137" w:author="Tuan Tran" w:date="2020-06-11T11:14:00Z">
                <w:rPr/>
              </w:rPrChange>
            </w:rPr>
            <w:instrText xml:space="preserve"> HYPERLINK \l "_Toc42726154" </w:instrText>
          </w:r>
          <w:r w:rsidRPr="00E76C76">
            <w:rPr>
              <w:noProof/>
              <w:rPrChange w:id="138" w:author="Tuan Tran" w:date="2020-06-11T11:14:00Z">
                <w:rPr>
                  <w:noProof/>
                </w:rPr>
              </w:rPrChange>
            </w:rPr>
            <w:fldChar w:fldCharType="separate"/>
          </w:r>
          <w:r w:rsidR="006C5CB5" w:rsidRPr="00E76C76">
            <w:rPr>
              <w:rStyle w:val="Hyperlink"/>
              <w:b/>
              <w:bCs/>
              <w:noProof/>
              <w:u w:val="none"/>
              <w:rPrChange w:id="139" w:author="Tuan Tran" w:date="2020-06-11T11:14:00Z">
                <w:rPr>
                  <w:rStyle w:val="Hyperlink"/>
                  <w:b/>
                  <w:bCs/>
                  <w:noProof/>
                </w:rPr>
              </w:rPrChange>
            </w:rPr>
            <w:t>1.2</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140" w:author="Tuan Tran" w:date="2020-06-11T11:14:00Z">
                <w:rPr>
                  <w:rStyle w:val="Hyperlink"/>
                  <w:b/>
                  <w:bCs/>
                  <w:noProof/>
                </w:rPr>
              </w:rPrChange>
            </w:rPr>
            <w:t>Nhiệm vụ đồ án</w:t>
          </w:r>
          <w:r w:rsidR="006C5CB5" w:rsidRPr="00E76C76">
            <w:rPr>
              <w:noProof/>
              <w:webHidden/>
            </w:rPr>
            <w:tab/>
          </w:r>
          <w:r w:rsidR="006C5CB5" w:rsidRPr="00E76C76">
            <w:rPr>
              <w:noProof/>
              <w:webHidden/>
              <w:rPrChange w:id="141" w:author="Tuan Tran" w:date="2020-06-11T11:14:00Z">
                <w:rPr>
                  <w:noProof/>
                  <w:webHidden/>
                </w:rPr>
              </w:rPrChange>
            </w:rPr>
            <w:fldChar w:fldCharType="begin"/>
          </w:r>
          <w:r w:rsidR="006C5CB5" w:rsidRPr="00E76C76">
            <w:rPr>
              <w:noProof/>
              <w:webHidden/>
            </w:rPr>
            <w:instrText xml:space="preserve"> PAGEREF _Toc42726154 \h </w:instrText>
          </w:r>
          <w:r w:rsidR="006C5CB5" w:rsidRPr="00E76C76">
            <w:rPr>
              <w:noProof/>
              <w:webHidden/>
              <w:rPrChange w:id="142" w:author="Tuan Tran" w:date="2020-06-11T11:14:00Z">
                <w:rPr>
                  <w:noProof/>
                  <w:webHidden/>
                </w:rPr>
              </w:rPrChange>
            </w:rPr>
          </w:r>
          <w:r w:rsidR="006C5CB5" w:rsidRPr="00E76C76">
            <w:rPr>
              <w:noProof/>
              <w:webHidden/>
              <w:rPrChange w:id="143" w:author="Tuan Tran" w:date="2020-06-11T11:14:00Z">
                <w:rPr>
                  <w:noProof/>
                  <w:webHidden/>
                </w:rPr>
              </w:rPrChange>
            </w:rPr>
            <w:fldChar w:fldCharType="separate"/>
          </w:r>
          <w:ins w:id="144" w:author="Tuan Tran" w:date="2020-06-11T11:19:00Z">
            <w:r w:rsidR="00971ED3">
              <w:rPr>
                <w:noProof/>
                <w:webHidden/>
              </w:rPr>
              <w:t>9</w:t>
            </w:r>
          </w:ins>
          <w:del w:id="145" w:author="Tuan Tran" w:date="2020-06-11T11:15:00Z">
            <w:r w:rsidR="000F0752" w:rsidRPr="00E76C76" w:rsidDel="002B57A5">
              <w:rPr>
                <w:noProof/>
                <w:webHidden/>
              </w:rPr>
              <w:delText>8</w:delText>
            </w:r>
          </w:del>
          <w:r w:rsidR="006C5CB5" w:rsidRPr="00E76C76">
            <w:rPr>
              <w:noProof/>
              <w:webHidden/>
              <w:rPrChange w:id="146" w:author="Tuan Tran" w:date="2020-06-11T11:14:00Z">
                <w:rPr>
                  <w:noProof/>
                  <w:webHidden/>
                </w:rPr>
              </w:rPrChange>
            </w:rPr>
            <w:fldChar w:fldCharType="end"/>
          </w:r>
          <w:r w:rsidRPr="00E76C76">
            <w:rPr>
              <w:noProof/>
              <w:rPrChange w:id="147" w:author="Tuan Tran" w:date="2020-06-11T11:14:00Z">
                <w:rPr>
                  <w:noProof/>
                </w:rPr>
              </w:rPrChange>
            </w:rPr>
            <w:fldChar w:fldCharType="end"/>
          </w:r>
        </w:p>
        <w:p w14:paraId="198BD2D5" w14:textId="317CF392"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148" w:author="Tuan Tran" w:date="2020-06-11T10:10:00Z">
              <w:pPr>
                <w:pStyle w:val="TOC3"/>
                <w:tabs>
                  <w:tab w:val="left" w:pos="1320"/>
                  <w:tab w:val="right" w:leader="dot" w:pos="9111"/>
                </w:tabs>
              </w:pPr>
            </w:pPrChange>
          </w:pPr>
          <w:r w:rsidRPr="00E76C76">
            <w:rPr>
              <w:noProof/>
              <w:rPrChange w:id="149" w:author="Tuan Tran" w:date="2020-06-11T11:14:00Z">
                <w:rPr/>
              </w:rPrChange>
            </w:rPr>
            <w:fldChar w:fldCharType="begin"/>
          </w:r>
          <w:r w:rsidRPr="00E76C76">
            <w:rPr>
              <w:noProof/>
              <w:rPrChange w:id="150" w:author="Tuan Tran" w:date="2020-06-11T11:14:00Z">
                <w:rPr/>
              </w:rPrChange>
            </w:rPr>
            <w:instrText xml:space="preserve"> HYPERLINK \l "_Toc42726155" </w:instrText>
          </w:r>
          <w:r w:rsidRPr="00E76C76">
            <w:rPr>
              <w:noProof/>
              <w:rPrChange w:id="151" w:author="Tuan Tran" w:date="2020-06-11T11:14:00Z">
                <w:rPr>
                  <w:noProof/>
                </w:rPr>
              </w:rPrChange>
            </w:rPr>
            <w:fldChar w:fldCharType="separate"/>
          </w:r>
          <w:r w:rsidR="006C5CB5" w:rsidRPr="00E76C76">
            <w:rPr>
              <w:rStyle w:val="Hyperlink"/>
              <w:i/>
              <w:iCs/>
              <w:noProof/>
              <w:u w:val="none"/>
              <w:rPrChange w:id="152" w:author="Tuan Tran" w:date="2020-06-11T11:14:00Z">
                <w:rPr>
                  <w:rStyle w:val="Hyperlink"/>
                  <w:i/>
                  <w:iCs/>
                  <w:noProof/>
                </w:rPr>
              </w:rPrChange>
            </w:rPr>
            <w:t>1.2.1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153" w:author="Tuan Tran" w:date="2020-06-11T11:14:00Z">
                <w:rPr>
                  <w:rStyle w:val="Hyperlink"/>
                  <w:i/>
                  <w:iCs/>
                  <w:noProof/>
                </w:rPr>
              </w:rPrChange>
            </w:rPr>
            <w:t>Đối tượng ứng dụng</w:t>
          </w:r>
          <w:r w:rsidR="006C5CB5" w:rsidRPr="00E76C76">
            <w:rPr>
              <w:noProof/>
              <w:webHidden/>
            </w:rPr>
            <w:tab/>
          </w:r>
          <w:r w:rsidR="006C5CB5" w:rsidRPr="00E76C76">
            <w:rPr>
              <w:noProof/>
              <w:webHidden/>
              <w:rPrChange w:id="154" w:author="Tuan Tran" w:date="2020-06-11T11:14:00Z">
                <w:rPr>
                  <w:noProof/>
                  <w:webHidden/>
                </w:rPr>
              </w:rPrChange>
            </w:rPr>
            <w:fldChar w:fldCharType="begin"/>
          </w:r>
          <w:r w:rsidR="006C5CB5" w:rsidRPr="00E76C76">
            <w:rPr>
              <w:noProof/>
              <w:webHidden/>
            </w:rPr>
            <w:instrText xml:space="preserve"> PAGEREF _Toc42726155 \h </w:instrText>
          </w:r>
          <w:r w:rsidR="006C5CB5" w:rsidRPr="00E76C76">
            <w:rPr>
              <w:noProof/>
              <w:webHidden/>
              <w:rPrChange w:id="155" w:author="Tuan Tran" w:date="2020-06-11T11:14:00Z">
                <w:rPr>
                  <w:noProof/>
                  <w:webHidden/>
                </w:rPr>
              </w:rPrChange>
            </w:rPr>
          </w:r>
          <w:r w:rsidR="006C5CB5" w:rsidRPr="00E76C76">
            <w:rPr>
              <w:noProof/>
              <w:webHidden/>
              <w:rPrChange w:id="156" w:author="Tuan Tran" w:date="2020-06-11T11:14:00Z">
                <w:rPr>
                  <w:noProof/>
                  <w:webHidden/>
                </w:rPr>
              </w:rPrChange>
            </w:rPr>
            <w:fldChar w:fldCharType="separate"/>
          </w:r>
          <w:ins w:id="157" w:author="Tuan Tran" w:date="2020-06-11T11:19:00Z">
            <w:r w:rsidR="00971ED3">
              <w:rPr>
                <w:noProof/>
                <w:webHidden/>
              </w:rPr>
              <w:t>10</w:t>
            </w:r>
          </w:ins>
          <w:del w:id="158" w:author="Tuan Tran" w:date="2020-06-11T11:15:00Z">
            <w:r w:rsidR="000F0752" w:rsidRPr="00E76C76" w:rsidDel="002B57A5">
              <w:rPr>
                <w:noProof/>
                <w:webHidden/>
              </w:rPr>
              <w:delText>9</w:delText>
            </w:r>
          </w:del>
          <w:r w:rsidR="006C5CB5" w:rsidRPr="00E76C76">
            <w:rPr>
              <w:noProof/>
              <w:webHidden/>
              <w:rPrChange w:id="159" w:author="Tuan Tran" w:date="2020-06-11T11:14:00Z">
                <w:rPr>
                  <w:noProof/>
                  <w:webHidden/>
                </w:rPr>
              </w:rPrChange>
            </w:rPr>
            <w:fldChar w:fldCharType="end"/>
          </w:r>
          <w:r w:rsidRPr="00E76C76">
            <w:rPr>
              <w:noProof/>
              <w:rPrChange w:id="160" w:author="Tuan Tran" w:date="2020-06-11T11:14:00Z">
                <w:rPr>
                  <w:noProof/>
                </w:rPr>
              </w:rPrChange>
            </w:rPr>
            <w:fldChar w:fldCharType="end"/>
          </w:r>
        </w:p>
        <w:p w14:paraId="2423F538" w14:textId="02FBA82B"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161" w:author="Tuan Tran" w:date="2020-06-11T10:10:00Z">
              <w:pPr>
                <w:pStyle w:val="TOC3"/>
                <w:tabs>
                  <w:tab w:val="left" w:pos="1320"/>
                  <w:tab w:val="right" w:leader="dot" w:pos="9111"/>
                </w:tabs>
              </w:pPr>
            </w:pPrChange>
          </w:pPr>
          <w:r w:rsidRPr="00E76C76">
            <w:rPr>
              <w:noProof/>
              <w:rPrChange w:id="162" w:author="Tuan Tran" w:date="2020-06-11T11:14:00Z">
                <w:rPr/>
              </w:rPrChange>
            </w:rPr>
            <w:fldChar w:fldCharType="begin"/>
          </w:r>
          <w:r w:rsidRPr="00E76C76">
            <w:rPr>
              <w:noProof/>
              <w:rPrChange w:id="163" w:author="Tuan Tran" w:date="2020-06-11T11:14:00Z">
                <w:rPr/>
              </w:rPrChange>
            </w:rPr>
            <w:instrText xml:space="preserve"> HYPERLINK \l "_Toc42726156" </w:instrText>
          </w:r>
          <w:r w:rsidRPr="00E76C76">
            <w:rPr>
              <w:noProof/>
              <w:rPrChange w:id="164" w:author="Tuan Tran" w:date="2020-06-11T11:14:00Z">
                <w:rPr>
                  <w:noProof/>
                </w:rPr>
              </w:rPrChange>
            </w:rPr>
            <w:fldChar w:fldCharType="separate"/>
          </w:r>
          <w:r w:rsidR="006C5CB5" w:rsidRPr="00E76C76">
            <w:rPr>
              <w:rStyle w:val="Hyperlink"/>
              <w:i/>
              <w:iCs/>
              <w:noProof/>
              <w:u w:val="none"/>
              <w:rPrChange w:id="165" w:author="Tuan Tran" w:date="2020-06-11T11:14:00Z">
                <w:rPr>
                  <w:rStyle w:val="Hyperlink"/>
                  <w:i/>
                  <w:iCs/>
                  <w:noProof/>
                </w:rPr>
              </w:rPrChange>
            </w:rPr>
            <w:t>1.2.2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166" w:author="Tuan Tran" w:date="2020-06-11T11:14:00Z">
                <w:rPr>
                  <w:rStyle w:val="Hyperlink"/>
                  <w:i/>
                  <w:iCs/>
                  <w:noProof/>
                </w:rPr>
              </w:rPrChange>
            </w:rPr>
            <w:t>Phạm vi ứng dụng</w:t>
          </w:r>
          <w:r w:rsidR="006C5CB5" w:rsidRPr="00E76C76">
            <w:rPr>
              <w:noProof/>
              <w:webHidden/>
            </w:rPr>
            <w:tab/>
          </w:r>
          <w:r w:rsidR="006C5CB5" w:rsidRPr="00E76C76">
            <w:rPr>
              <w:noProof/>
              <w:webHidden/>
              <w:rPrChange w:id="167" w:author="Tuan Tran" w:date="2020-06-11T11:14:00Z">
                <w:rPr>
                  <w:noProof/>
                  <w:webHidden/>
                </w:rPr>
              </w:rPrChange>
            </w:rPr>
            <w:fldChar w:fldCharType="begin"/>
          </w:r>
          <w:r w:rsidR="006C5CB5" w:rsidRPr="00E76C76">
            <w:rPr>
              <w:noProof/>
              <w:webHidden/>
            </w:rPr>
            <w:instrText xml:space="preserve"> PAGEREF _Toc42726156 \h </w:instrText>
          </w:r>
          <w:r w:rsidR="006C5CB5" w:rsidRPr="00E76C76">
            <w:rPr>
              <w:noProof/>
              <w:webHidden/>
              <w:rPrChange w:id="168" w:author="Tuan Tran" w:date="2020-06-11T11:14:00Z">
                <w:rPr>
                  <w:noProof/>
                  <w:webHidden/>
                </w:rPr>
              </w:rPrChange>
            </w:rPr>
          </w:r>
          <w:r w:rsidR="006C5CB5" w:rsidRPr="00E76C76">
            <w:rPr>
              <w:noProof/>
              <w:webHidden/>
              <w:rPrChange w:id="169" w:author="Tuan Tran" w:date="2020-06-11T11:14:00Z">
                <w:rPr>
                  <w:noProof/>
                  <w:webHidden/>
                </w:rPr>
              </w:rPrChange>
            </w:rPr>
            <w:fldChar w:fldCharType="separate"/>
          </w:r>
          <w:ins w:id="170" w:author="Tuan Tran" w:date="2020-06-11T11:19:00Z">
            <w:r w:rsidR="00971ED3">
              <w:rPr>
                <w:noProof/>
                <w:webHidden/>
              </w:rPr>
              <w:t>10</w:t>
            </w:r>
          </w:ins>
          <w:del w:id="171" w:author="Tuan Tran" w:date="2020-06-11T11:15:00Z">
            <w:r w:rsidR="000F0752" w:rsidRPr="00E76C76" w:rsidDel="002B57A5">
              <w:rPr>
                <w:noProof/>
                <w:webHidden/>
              </w:rPr>
              <w:delText>9</w:delText>
            </w:r>
          </w:del>
          <w:r w:rsidR="006C5CB5" w:rsidRPr="00E76C76">
            <w:rPr>
              <w:noProof/>
              <w:webHidden/>
              <w:rPrChange w:id="172" w:author="Tuan Tran" w:date="2020-06-11T11:14:00Z">
                <w:rPr>
                  <w:noProof/>
                  <w:webHidden/>
                </w:rPr>
              </w:rPrChange>
            </w:rPr>
            <w:fldChar w:fldCharType="end"/>
          </w:r>
          <w:r w:rsidRPr="00E76C76">
            <w:rPr>
              <w:noProof/>
              <w:rPrChange w:id="173" w:author="Tuan Tran" w:date="2020-06-11T11:14:00Z">
                <w:rPr>
                  <w:noProof/>
                </w:rPr>
              </w:rPrChange>
            </w:rPr>
            <w:fldChar w:fldCharType="end"/>
          </w:r>
        </w:p>
        <w:p w14:paraId="128335E5" w14:textId="43474813"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174" w:author="Tuan Tran" w:date="2020-06-11T10:10:00Z">
              <w:pPr>
                <w:pStyle w:val="TOC2"/>
                <w:tabs>
                  <w:tab w:val="left" w:pos="880"/>
                  <w:tab w:val="right" w:leader="dot" w:pos="9111"/>
                </w:tabs>
              </w:pPr>
            </w:pPrChange>
          </w:pPr>
          <w:r w:rsidRPr="00E76C76">
            <w:rPr>
              <w:noProof/>
              <w:rPrChange w:id="175" w:author="Tuan Tran" w:date="2020-06-11T11:14:00Z">
                <w:rPr/>
              </w:rPrChange>
            </w:rPr>
            <w:fldChar w:fldCharType="begin"/>
          </w:r>
          <w:r w:rsidRPr="00E76C76">
            <w:rPr>
              <w:noProof/>
              <w:rPrChange w:id="176" w:author="Tuan Tran" w:date="2020-06-11T11:14:00Z">
                <w:rPr/>
              </w:rPrChange>
            </w:rPr>
            <w:instrText xml:space="preserve"> HYPERLINK \l "_Toc42726157" </w:instrText>
          </w:r>
          <w:r w:rsidRPr="00E76C76">
            <w:rPr>
              <w:noProof/>
              <w:rPrChange w:id="177" w:author="Tuan Tran" w:date="2020-06-11T11:14:00Z">
                <w:rPr>
                  <w:noProof/>
                </w:rPr>
              </w:rPrChange>
            </w:rPr>
            <w:fldChar w:fldCharType="separate"/>
          </w:r>
          <w:r w:rsidR="006C5CB5" w:rsidRPr="00E76C76">
            <w:rPr>
              <w:rStyle w:val="Hyperlink"/>
              <w:b/>
              <w:bCs/>
              <w:noProof/>
              <w:u w:val="none"/>
              <w:rPrChange w:id="178" w:author="Tuan Tran" w:date="2020-06-11T11:14:00Z">
                <w:rPr>
                  <w:rStyle w:val="Hyperlink"/>
                  <w:b/>
                  <w:bCs/>
                  <w:noProof/>
                </w:rPr>
              </w:rPrChange>
            </w:rPr>
            <w:t>1.3</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179" w:author="Tuan Tran" w:date="2020-06-11T11:14:00Z">
                <w:rPr>
                  <w:rStyle w:val="Hyperlink"/>
                  <w:b/>
                  <w:bCs/>
                  <w:noProof/>
                </w:rPr>
              </w:rPrChange>
            </w:rPr>
            <w:t>Cấu trúc đồ án</w:t>
          </w:r>
          <w:r w:rsidR="006C5CB5" w:rsidRPr="00E76C76">
            <w:rPr>
              <w:noProof/>
              <w:webHidden/>
            </w:rPr>
            <w:tab/>
          </w:r>
          <w:r w:rsidR="006C5CB5" w:rsidRPr="00E76C76">
            <w:rPr>
              <w:noProof/>
              <w:webHidden/>
              <w:rPrChange w:id="180" w:author="Tuan Tran" w:date="2020-06-11T11:14:00Z">
                <w:rPr>
                  <w:noProof/>
                  <w:webHidden/>
                </w:rPr>
              </w:rPrChange>
            </w:rPr>
            <w:fldChar w:fldCharType="begin"/>
          </w:r>
          <w:r w:rsidR="006C5CB5" w:rsidRPr="00E76C76">
            <w:rPr>
              <w:noProof/>
              <w:webHidden/>
            </w:rPr>
            <w:instrText xml:space="preserve"> PAGEREF _Toc42726157 \h </w:instrText>
          </w:r>
          <w:r w:rsidR="006C5CB5" w:rsidRPr="00E76C76">
            <w:rPr>
              <w:noProof/>
              <w:webHidden/>
              <w:rPrChange w:id="181" w:author="Tuan Tran" w:date="2020-06-11T11:14:00Z">
                <w:rPr>
                  <w:noProof/>
                  <w:webHidden/>
                </w:rPr>
              </w:rPrChange>
            </w:rPr>
          </w:r>
          <w:r w:rsidR="006C5CB5" w:rsidRPr="00E76C76">
            <w:rPr>
              <w:noProof/>
              <w:webHidden/>
              <w:rPrChange w:id="182" w:author="Tuan Tran" w:date="2020-06-11T11:14:00Z">
                <w:rPr>
                  <w:noProof/>
                  <w:webHidden/>
                </w:rPr>
              </w:rPrChange>
            </w:rPr>
            <w:fldChar w:fldCharType="separate"/>
          </w:r>
          <w:ins w:id="183" w:author="Tuan Tran" w:date="2020-06-11T11:19:00Z">
            <w:r w:rsidR="00971ED3">
              <w:rPr>
                <w:noProof/>
                <w:webHidden/>
              </w:rPr>
              <w:t>10</w:t>
            </w:r>
          </w:ins>
          <w:del w:id="184" w:author="Tuan Tran" w:date="2020-06-11T11:15:00Z">
            <w:r w:rsidR="000F0752" w:rsidRPr="00E76C76" w:rsidDel="002B57A5">
              <w:rPr>
                <w:noProof/>
                <w:webHidden/>
              </w:rPr>
              <w:delText>9</w:delText>
            </w:r>
          </w:del>
          <w:r w:rsidR="006C5CB5" w:rsidRPr="00E76C76">
            <w:rPr>
              <w:noProof/>
              <w:webHidden/>
              <w:rPrChange w:id="185" w:author="Tuan Tran" w:date="2020-06-11T11:14:00Z">
                <w:rPr>
                  <w:noProof/>
                  <w:webHidden/>
                </w:rPr>
              </w:rPrChange>
            </w:rPr>
            <w:fldChar w:fldCharType="end"/>
          </w:r>
          <w:r w:rsidRPr="00E76C76">
            <w:rPr>
              <w:noProof/>
              <w:rPrChange w:id="186" w:author="Tuan Tran" w:date="2020-06-11T11:14:00Z">
                <w:rPr>
                  <w:noProof/>
                </w:rPr>
              </w:rPrChange>
            </w:rPr>
            <w:fldChar w:fldCharType="end"/>
          </w:r>
        </w:p>
        <w:p w14:paraId="4EB74FC8" w14:textId="7081D402"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187" w:author="Tuan Tran" w:date="2020-06-11T10:10:00Z">
              <w:pPr>
                <w:pStyle w:val="TOC1"/>
                <w:tabs>
                  <w:tab w:val="right" w:leader="dot" w:pos="9111"/>
                </w:tabs>
              </w:pPr>
            </w:pPrChange>
          </w:pPr>
          <w:r w:rsidRPr="00E76C76">
            <w:rPr>
              <w:noProof/>
              <w:rPrChange w:id="188" w:author="Tuan Tran" w:date="2020-06-11T11:14:00Z">
                <w:rPr/>
              </w:rPrChange>
            </w:rPr>
            <w:fldChar w:fldCharType="begin"/>
          </w:r>
          <w:r w:rsidRPr="00E76C76">
            <w:rPr>
              <w:noProof/>
              <w:rPrChange w:id="189" w:author="Tuan Tran" w:date="2020-06-11T11:14:00Z">
                <w:rPr/>
              </w:rPrChange>
            </w:rPr>
            <w:instrText xml:space="preserve"> HYPERLINK \l "_Toc42726158" </w:instrText>
          </w:r>
          <w:r w:rsidRPr="00E76C76">
            <w:rPr>
              <w:noProof/>
              <w:rPrChange w:id="190" w:author="Tuan Tran" w:date="2020-06-11T11:14:00Z">
                <w:rPr>
                  <w:noProof/>
                </w:rPr>
              </w:rPrChange>
            </w:rPr>
            <w:fldChar w:fldCharType="separate"/>
          </w:r>
          <w:r w:rsidR="006C5CB5" w:rsidRPr="00E76C76">
            <w:rPr>
              <w:rStyle w:val="Hyperlink"/>
              <w:b/>
              <w:bCs/>
              <w:noProof/>
              <w:u w:val="none"/>
              <w:rPrChange w:id="191" w:author="Tuan Tran" w:date="2020-06-11T11:14:00Z">
                <w:rPr>
                  <w:rStyle w:val="Hyperlink"/>
                  <w:b/>
                  <w:bCs/>
                  <w:noProof/>
                </w:rPr>
              </w:rPrChange>
            </w:rPr>
            <w:t>CHƯƠNG 2: ĐẶC TẢ DỰ ÁN</w:t>
          </w:r>
          <w:r w:rsidR="006C5CB5" w:rsidRPr="00E76C76">
            <w:rPr>
              <w:noProof/>
              <w:webHidden/>
            </w:rPr>
            <w:tab/>
          </w:r>
          <w:r w:rsidR="006C5CB5" w:rsidRPr="00E76C76">
            <w:rPr>
              <w:noProof/>
              <w:webHidden/>
              <w:rPrChange w:id="192" w:author="Tuan Tran" w:date="2020-06-11T11:14:00Z">
                <w:rPr>
                  <w:noProof/>
                  <w:webHidden/>
                </w:rPr>
              </w:rPrChange>
            </w:rPr>
            <w:fldChar w:fldCharType="begin"/>
          </w:r>
          <w:r w:rsidR="006C5CB5" w:rsidRPr="00E76C76">
            <w:rPr>
              <w:noProof/>
              <w:webHidden/>
            </w:rPr>
            <w:instrText xml:space="preserve"> PAGEREF _Toc42726158 \h </w:instrText>
          </w:r>
          <w:r w:rsidR="006C5CB5" w:rsidRPr="00E76C76">
            <w:rPr>
              <w:noProof/>
              <w:webHidden/>
              <w:rPrChange w:id="193" w:author="Tuan Tran" w:date="2020-06-11T11:14:00Z">
                <w:rPr>
                  <w:noProof/>
                  <w:webHidden/>
                </w:rPr>
              </w:rPrChange>
            </w:rPr>
          </w:r>
          <w:r w:rsidR="006C5CB5" w:rsidRPr="00E76C76">
            <w:rPr>
              <w:noProof/>
              <w:webHidden/>
              <w:rPrChange w:id="194" w:author="Tuan Tran" w:date="2020-06-11T11:14:00Z">
                <w:rPr>
                  <w:noProof/>
                  <w:webHidden/>
                </w:rPr>
              </w:rPrChange>
            </w:rPr>
            <w:fldChar w:fldCharType="separate"/>
          </w:r>
          <w:ins w:id="195" w:author="Tuan Tran" w:date="2020-06-11T11:19:00Z">
            <w:r w:rsidR="00971ED3">
              <w:rPr>
                <w:noProof/>
                <w:webHidden/>
              </w:rPr>
              <w:t>11</w:t>
            </w:r>
          </w:ins>
          <w:del w:id="196" w:author="Tuan Tran" w:date="2020-06-11T11:15:00Z">
            <w:r w:rsidR="000F0752" w:rsidRPr="00E76C76" w:rsidDel="002B57A5">
              <w:rPr>
                <w:noProof/>
                <w:webHidden/>
              </w:rPr>
              <w:delText>10</w:delText>
            </w:r>
          </w:del>
          <w:r w:rsidR="006C5CB5" w:rsidRPr="00E76C76">
            <w:rPr>
              <w:noProof/>
              <w:webHidden/>
              <w:rPrChange w:id="197" w:author="Tuan Tran" w:date="2020-06-11T11:14:00Z">
                <w:rPr>
                  <w:noProof/>
                  <w:webHidden/>
                </w:rPr>
              </w:rPrChange>
            </w:rPr>
            <w:fldChar w:fldCharType="end"/>
          </w:r>
          <w:r w:rsidRPr="00E76C76">
            <w:rPr>
              <w:noProof/>
              <w:rPrChange w:id="198" w:author="Tuan Tran" w:date="2020-06-11T11:14:00Z">
                <w:rPr>
                  <w:noProof/>
                </w:rPr>
              </w:rPrChange>
            </w:rPr>
            <w:fldChar w:fldCharType="end"/>
          </w:r>
        </w:p>
        <w:p w14:paraId="697C9155" w14:textId="4056B386"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199" w:author="Tuan Tran" w:date="2020-06-11T10:10:00Z">
              <w:pPr>
                <w:pStyle w:val="TOC2"/>
                <w:tabs>
                  <w:tab w:val="left" w:pos="880"/>
                  <w:tab w:val="right" w:leader="dot" w:pos="9111"/>
                </w:tabs>
              </w:pPr>
            </w:pPrChange>
          </w:pPr>
          <w:r w:rsidRPr="00E76C76">
            <w:rPr>
              <w:noProof/>
              <w:rPrChange w:id="200" w:author="Tuan Tran" w:date="2020-06-11T11:14:00Z">
                <w:rPr/>
              </w:rPrChange>
            </w:rPr>
            <w:fldChar w:fldCharType="begin"/>
          </w:r>
          <w:r w:rsidRPr="00E76C76">
            <w:rPr>
              <w:noProof/>
              <w:rPrChange w:id="201" w:author="Tuan Tran" w:date="2020-06-11T11:14:00Z">
                <w:rPr/>
              </w:rPrChange>
            </w:rPr>
            <w:instrText xml:space="preserve"> HYPERLINK \l "_Toc42726161" </w:instrText>
          </w:r>
          <w:r w:rsidRPr="00E76C76">
            <w:rPr>
              <w:noProof/>
              <w:rPrChange w:id="202" w:author="Tuan Tran" w:date="2020-06-11T11:14:00Z">
                <w:rPr>
                  <w:noProof/>
                </w:rPr>
              </w:rPrChange>
            </w:rPr>
            <w:fldChar w:fldCharType="separate"/>
          </w:r>
          <w:r w:rsidR="006C5CB5" w:rsidRPr="00E76C76">
            <w:rPr>
              <w:rStyle w:val="Hyperlink"/>
              <w:b/>
              <w:bCs/>
              <w:noProof/>
              <w:u w:val="none"/>
              <w:rPrChange w:id="203" w:author="Tuan Tran" w:date="2020-06-11T11:14:00Z">
                <w:rPr>
                  <w:rStyle w:val="Hyperlink"/>
                  <w:b/>
                  <w:bCs/>
                  <w:noProof/>
                </w:rPr>
              </w:rPrChange>
            </w:rPr>
            <w:t>2.1</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204" w:author="Tuan Tran" w:date="2020-06-11T11:14:00Z">
                <w:rPr>
                  <w:rStyle w:val="Hyperlink"/>
                  <w:b/>
                  <w:bCs/>
                  <w:noProof/>
                </w:rPr>
              </w:rPrChange>
            </w:rPr>
            <w:t>Mô tả yêu cầu chức năng</w:t>
          </w:r>
          <w:r w:rsidR="006C5CB5" w:rsidRPr="00E76C76">
            <w:rPr>
              <w:noProof/>
              <w:webHidden/>
            </w:rPr>
            <w:tab/>
          </w:r>
          <w:r w:rsidR="006C5CB5" w:rsidRPr="00E76C76">
            <w:rPr>
              <w:noProof/>
              <w:webHidden/>
              <w:rPrChange w:id="205" w:author="Tuan Tran" w:date="2020-06-11T11:14:00Z">
                <w:rPr>
                  <w:noProof/>
                  <w:webHidden/>
                </w:rPr>
              </w:rPrChange>
            </w:rPr>
            <w:fldChar w:fldCharType="begin"/>
          </w:r>
          <w:r w:rsidR="006C5CB5" w:rsidRPr="00E76C76">
            <w:rPr>
              <w:noProof/>
              <w:webHidden/>
            </w:rPr>
            <w:instrText xml:space="preserve"> PAGEREF _Toc42726161 \h </w:instrText>
          </w:r>
          <w:r w:rsidR="006C5CB5" w:rsidRPr="00E76C76">
            <w:rPr>
              <w:noProof/>
              <w:webHidden/>
              <w:rPrChange w:id="206" w:author="Tuan Tran" w:date="2020-06-11T11:14:00Z">
                <w:rPr>
                  <w:noProof/>
                  <w:webHidden/>
                </w:rPr>
              </w:rPrChange>
            </w:rPr>
          </w:r>
          <w:r w:rsidR="006C5CB5" w:rsidRPr="00E76C76">
            <w:rPr>
              <w:noProof/>
              <w:webHidden/>
              <w:rPrChange w:id="207" w:author="Tuan Tran" w:date="2020-06-11T11:14:00Z">
                <w:rPr>
                  <w:noProof/>
                  <w:webHidden/>
                </w:rPr>
              </w:rPrChange>
            </w:rPr>
            <w:fldChar w:fldCharType="separate"/>
          </w:r>
          <w:ins w:id="208" w:author="Tuan Tran" w:date="2020-06-11T11:19:00Z">
            <w:r w:rsidR="00971ED3">
              <w:rPr>
                <w:noProof/>
                <w:webHidden/>
              </w:rPr>
              <w:t>11</w:t>
            </w:r>
          </w:ins>
          <w:del w:id="209" w:author="Tuan Tran" w:date="2020-06-11T11:15:00Z">
            <w:r w:rsidR="000F0752" w:rsidRPr="00E76C76" w:rsidDel="002B57A5">
              <w:rPr>
                <w:noProof/>
                <w:webHidden/>
              </w:rPr>
              <w:delText>10</w:delText>
            </w:r>
          </w:del>
          <w:r w:rsidR="006C5CB5" w:rsidRPr="00E76C76">
            <w:rPr>
              <w:noProof/>
              <w:webHidden/>
              <w:rPrChange w:id="210" w:author="Tuan Tran" w:date="2020-06-11T11:14:00Z">
                <w:rPr>
                  <w:noProof/>
                  <w:webHidden/>
                </w:rPr>
              </w:rPrChange>
            </w:rPr>
            <w:fldChar w:fldCharType="end"/>
          </w:r>
          <w:r w:rsidRPr="00E76C76">
            <w:rPr>
              <w:noProof/>
              <w:rPrChange w:id="211" w:author="Tuan Tran" w:date="2020-06-11T11:14:00Z">
                <w:rPr>
                  <w:noProof/>
                </w:rPr>
              </w:rPrChange>
            </w:rPr>
            <w:fldChar w:fldCharType="end"/>
          </w:r>
        </w:p>
        <w:p w14:paraId="6AE0565F" w14:textId="6BA4EC7F"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12" w:author="Tuan Tran" w:date="2020-06-11T10:10:00Z">
              <w:pPr>
                <w:pStyle w:val="TOC3"/>
                <w:tabs>
                  <w:tab w:val="left" w:pos="1320"/>
                  <w:tab w:val="right" w:leader="dot" w:pos="9111"/>
                </w:tabs>
              </w:pPr>
            </w:pPrChange>
          </w:pPr>
          <w:r w:rsidRPr="00E76C76">
            <w:rPr>
              <w:noProof/>
              <w:rPrChange w:id="213" w:author="Tuan Tran" w:date="2020-06-11T11:14:00Z">
                <w:rPr/>
              </w:rPrChange>
            </w:rPr>
            <w:fldChar w:fldCharType="begin"/>
          </w:r>
          <w:r w:rsidRPr="00E76C76">
            <w:rPr>
              <w:noProof/>
              <w:rPrChange w:id="214" w:author="Tuan Tran" w:date="2020-06-11T11:14:00Z">
                <w:rPr/>
              </w:rPrChange>
            </w:rPr>
            <w:instrText xml:space="preserve"> HYPERLINK \l "_Toc42726162" </w:instrText>
          </w:r>
          <w:r w:rsidRPr="00E76C76">
            <w:rPr>
              <w:noProof/>
              <w:rPrChange w:id="215" w:author="Tuan Tran" w:date="2020-06-11T11:14:00Z">
                <w:rPr>
                  <w:noProof/>
                </w:rPr>
              </w:rPrChange>
            </w:rPr>
            <w:fldChar w:fldCharType="separate"/>
          </w:r>
          <w:r w:rsidR="006C5CB5" w:rsidRPr="00E76C76">
            <w:rPr>
              <w:rStyle w:val="Hyperlink"/>
              <w:i/>
              <w:iCs/>
              <w:noProof/>
              <w:u w:val="none"/>
              <w:rPrChange w:id="216" w:author="Tuan Tran" w:date="2020-06-11T11:14:00Z">
                <w:rPr>
                  <w:rStyle w:val="Hyperlink"/>
                  <w:i/>
                  <w:iCs/>
                  <w:noProof/>
                </w:rPr>
              </w:rPrChange>
            </w:rPr>
            <w:t>2.1.1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17" w:author="Tuan Tran" w:date="2020-06-11T11:14:00Z">
                <w:rPr>
                  <w:rStyle w:val="Hyperlink"/>
                  <w:i/>
                  <w:iCs/>
                  <w:noProof/>
                </w:rPr>
              </w:rPrChange>
            </w:rPr>
            <w:t>Quản lý tài khoản hệ thống</w:t>
          </w:r>
          <w:r w:rsidR="006C5CB5" w:rsidRPr="00E76C76">
            <w:rPr>
              <w:noProof/>
              <w:webHidden/>
            </w:rPr>
            <w:tab/>
          </w:r>
          <w:r w:rsidR="006C5CB5" w:rsidRPr="00E76C76">
            <w:rPr>
              <w:noProof/>
              <w:webHidden/>
              <w:rPrChange w:id="218" w:author="Tuan Tran" w:date="2020-06-11T11:14:00Z">
                <w:rPr>
                  <w:noProof/>
                  <w:webHidden/>
                </w:rPr>
              </w:rPrChange>
            </w:rPr>
            <w:fldChar w:fldCharType="begin"/>
          </w:r>
          <w:r w:rsidR="006C5CB5" w:rsidRPr="00E76C76">
            <w:rPr>
              <w:noProof/>
              <w:webHidden/>
            </w:rPr>
            <w:instrText xml:space="preserve"> PAGEREF _Toc42726162 \h </w:instrText>
          </w:r>
          <w:r w:rsidR="006C5CB5" w:rsidRPr="00E76C76">
            <w:rPr>
              <w:noProof/>
              <w:webHidden/>
              <w:rPrChange w:id="219" w:author="Tuan Tran" w:date="2020-06-11T11:14:00Z">
                <w:rPr>
                  <w:noProof/>
                  <w:webHidden/>
                </w:rPr>
              </w:rPrChange>
            </w:rPr>
          </w:r>
          <w:r w:rsidR="006C5CB5" w:rsidRPr="00E76C76">
            <w:rPr>
              <w:noProof/>
              <w:webHidden/>
              <w:rPrChange w:id="220" w:author="Tuan Tran" w:date="2020-06-11T11:14:00Z">
                <w:rPr>
                  <w:noProof/>
                  <w:webHidden/>
                </w:rPr>
              </w:rPrChange>
            </w:rPr>
            <w:fldChar w:fldCharType="separate"/>
          </w:r>
          <w:ins w:id="221" w:author="Tuan Tran" w:date="2020-06-11T11:19:00Z">
            <w:r w:rsidR="00971ED3">
              <w:rPr>
                <w:noProof/>
                <w:webHidden/>
              </w:rPr>
              <w:t>11</w:t>
            </w:r>
          </w:ins>
          <w:del w:id="222" w:author="Tuan Tran" w:date="2020-06-11T11:15:00Z">
            <w:r w:rsidR="000F0752" w:rsidRPr="00E76C76" w:rsidDel="002B57A5">
              <w:rPr>
                <w:noProof/>
                <w:webHidden/>
              </w:rPr>
              <w:delText>10</w:delText>
            </w:r>
          </w:del>
          <w:r w:rsidR="006C5CB5" w:rsidRPr="00E76C76">
            <w:rPr>
              <w:noProof/>
              <w:webHidden/>
              <w:rPrChange w:id="223" w:author="Tuan Tran" w:date="2020-06-11T11:14:00Z">
                <w:rPr>
                  <w:noProof/>
                  <w:webHidden/>
                </w:rPr>
              </w:rPrChange>
            </w:rPr>
            <w:fldChar w:fldCharType="end"/>
          </w:r>
          <w:r w:rsidRPr="00E76C76">
            <w:rPr>
              <w:noProof/>
              <w:rPrChange w:id="224" w:author="Tuan Tran" w:date="2020-06-11T11:14:00Z">
                <w:rPr>
                  <w:noProof/>
                </w:rPr>
              </w:rPrChange>
            </w:rPr>
            <w:fldChar w:fldCharType="end"/>
          </w:r>
        </w:p>
        <w:p w14:paraId="3B5E7B50" w14:textId="0F0E0D28"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25" w:author="Tuan Tran" w:date="2020-06-11T10:10:00Z">
              <w:pPr>
                <w:pStyle w:val="TOC3"/>
                <w:tabs>
                  <w:tab w:val="left" w:pos="1320"/>
                  <w:tab w:val="right" w:leader="dot" w:pos="9111"/>
                </w:tabs>
              </w:pPr>
            </w:pPrChange>
          </w:pPr>
          <w:r w:rsidRPr="00E76C76">
            <w:rPr>
              <w:noProof/>
              <w:rPrChange w:id="226" w:author="Tuan Tran" w:date="2020-06-11T11:14:00Z">
                <w:rPr/>
              </w:rPrChange>
            </w:rPr>
            <w:fldChar w:fldCharType="begin"/>
          </w:r>
          <w:r w:rsidRPr="00E76C76">
            <w:rPr>
              <w:noProof/>
              <w:rPrChange w:id="227" w:author="Tuan Tran" w:date="2020-06-11T11:14:00Z">
                <w:rPr/>
              </w:rPrChange>
            </w:rPr>
            <w:instrText xml:space="preserve"> HYPERLINK \l "_Toc42726163" </w:instrText>
          </w:r>
          <w:r w:rsidRPr="00E76C76">
            <w:rPr>
              <w:noProof/>
              <w:rPrChange w:id="228" w:author="Tuan Tran" w:date="2020-06-11T11:14:00Z">
                <w:rPr>
                  <w:noProof/>
                </w:rPr>
              </w:rPrChange>
            </w:rPr>
            <w:fldChar w:fldCharType="separate"/>
          </w:r>
          <w:r w:rsidR="006C5CB5" w:rsidRPr="00E76C76">
            <w:rPr>
              <w:rStyle w:val="Hyperlink"/>
              <w:i/>
              <w:iCs/>
              <w:noProof/>
              <w:u w:val="none"/>
              <w:rPrChange w:id="229" w:author="Tuan Tran" w:date="2020-06-11T11:14:00Z">
                <w:rPr>
                  <w:rStyle w:val="Hyperlink"/>
                  <w:i/>
                  <w:iCs/>
                  <w:noProof/>
                </w:rPr>
              </w:rPrChange>
            </w:rPr>
            <w:t>2.1.2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30" w:author="Tuan Tran" w:date="2020-06-11T11:14:00Z">
                <w:rPr>
                  <w:rStyle w:val="Hyperlink"/>
                  <w:i/>
                  <w:iCs/>
                  <w:noProof/>
                </w:rPr>
              </w:rPrChange>
            </w:rPr>
            <w:t>Thông tin thêm của tài khoản</w:t>
          </w:r>
          <w:r w:rsidR="006C5CB5" w:rsidRPr="00E76C76">
            <w:rPr>
              <w:noProof/>
              <w:webHidden/>
            </w:rPr>
            <w:tab/>
          </w:r>
          <w:r w:rsidR="006C5CB5" w:rsidRPr="00E76C76">
            <w:rPr>
              <w:noProof/>
              <w:webHidden/>
              <w:rPrChange w:id="231" w:author="Tuan Tran" w:date="2020-06-11T11:14:00Z">
                <w:rPr>
                  <w:noProof/>
                  <w:webHidden/>
                </w:rPr>
              </w:rPrChange>
            </w:rPr>
            <w:fldChar w:fldCharType="begin"/>
          </w:r>
          <w:r w:rsidR="006C5CB5" w:rsidRPr="00E76C76">
            <w:rPr>
              <w:noProof/>
              <w:webHidden/>
            </w:rPr>
            <w:instrText xml:space="preserve"> PAGEREF _Toc42726163 \h </w:instrText>
          </w:r>
          <w:r w:rsidR="006C5CB5" w:rsidRPr="00E76C76">
            <w:rPr>
              <w:noProof/>
              <w:webHidden/>
              <w:rPrChange w:id="232" w:author="Tuan Tran" w:date="2020-06-11T11:14:00Z">
                <w:rPr>
                  <w:noProof/>
                  <w:webHidden/>
                </w:rPr>
              </w:rPrChange>
            </w:rPr>
          </w:r>
          <w:r w:rsidR="006C5CB5" w:rsidRPr="00E76C76">
            <w:rPr>
              <w:noProof/>
              <w:webHidden/>
              <w:rPrChange w:id="233" w:author="Tuan Tran" w:date="2020-06-11T11:14:00Z">
                <w:rPr>
                  <w:noProof/>
                  <w:webHidden/>
                </w:rPr>
              </w:rPrChange>
            </w:rPr>
            <w:fldChar w:fldCharType="separate"/>
          </w:r>
          <w:ins w:id="234" w:author="Tuan Tran" w:date="2020-06-11T11:19:00Z">
            <w:r w:rsidR="00971ED3">
              <w:rPr>
                <w:noProof/>
                <w:webHidden/>
              </w:rPr>
              <w:t>12</w:t>
            </w:r>
          </w:ins>
          <w:del w:id="235" w:author="Tuan Tran" w:date="2020-06-11T11:15:00Z">
            <w:r w:rsidR="000F0752" w:rsidRPr="00E76C76" w:rsidDel="002B57A5">
              <w:rPr>
                <w:noProof/>
                <w:webHidden/>
              </w:rPr>
              <w:delText>11</w:delText>
            </w:r>
          </w:del>
          <w:r w:rsidR="006C5CB5" w:rsidRPr="00E76C76">
            <w:rPr>
              <w:noProof/>
              <w:webHidden/>
              <w:rPrChange w:id="236" w:author="Tuan Tran" w:date="2020-06-11T11:14:00Z">
                <w:rPr>
                  <w:noProof/>
                  <w:webHidden/>
                </w:rPr>
              </w:rPrChange>
            </w:rPr>
            <w:fldChar w:fldCharType="end"/>
          </w:r>
          <w:r w:rsidRPr="00E76C76">
            <w:rPr>
              <w:noProof/>
              <w:rPrChange w:id="237" w:author="Tuan Tran" w:date="2020-06-11T11:14:00Z">
                <w:rPr>
                  <w:noProof/>
                </w:rPr>
              </w:rPrChange>
            </w:rPr>
            <w:fldChar w:fldCharType="end"/>
          </w:r>
        </w:p>
        <w:p w14:paraId="32AD8F32" w14:textId="1AC2AA77"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38" w:author="Tuan Tran" w:date="2020-06-11T10:10:00Z">
              <w:pPr>
                <w:pStyle w:val="TOC3"/>
                <w:tabs>
                  <w:tab w:val="left" w:pos="1320"/>
                  <w:tab w:val="right" w:leader="dot" w:pos="9111"/>
                </w:tabs>
              </w:pPr>
            </w:pPrChange>
          </w:pPr>
          <w:r w:rsidRPr="00E76C76">
            <w:rPr>
              <w:noProof/>
              <w:rPrChange w:id="239" w:author="Tuan Tran" w:date="2020-06-11T11:14:00Z">
                <w:rPr/>
              </w:rPrChange>
            </w:rPr>
            <w:fldChar w:fldCharType="begin"/>
          </w:r>
          <w:r w:rsidRPr="00E76C76">
            <w:rPr>
              <w:noProof/>
              <w:rPrChange w:id="240" w:author="Tuan Tran" w:date="2020-06-11T11:14:00Z">
                <w:rPr/>
              </w:rPrChange>
            </w:rPr>
            <w:instrText xml:space="preserve"> HYPERLINK \l "_Toc42726164" </w:instrText>
          </w:r>
          <w:r w:rsidRPr="00E76C76">
            <w:rPr>
              <w:noProof/>
              <w:rPrChange w:id="241" w:author="Tuan Tran" w:date="2020-06-11T11:14:00Z">
                <w:rPr>
                  <w:noProof/>
                </w:rPr>
              </w:rPrChange>
            </w:rPr>
            <w:fldChar w:fldCharType="separate"/>
          </w:r>
          <w:r w:rsidR="006C5CB5" w:rsidRPr="00E76C76">
            <w:rPr>
              <w:rStyle w:val="Hyperlink"/>
              <w:i/>
              <w:iCs/>
              <w:noProof/>
              <w:u w:val="none"/>
              <w:rPrChange w:id="242" w:author="Tuan Tran" w:date="2020-06-11T11:14:00Z">
                <w:rPr>
                  <w:rStyle w:val="Hyperlink"/>
                  <w:i/>
                  <w:iCs/>
                  <w:noProof/>
                </w:rPr>
              </w:rPrChange>
            </w:rPr>
            <w:t>2.1.3</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43" w:author="Tuan Tran" w:date="2020-06-11T11:14:00Z">
                <w:rPr>
                  <w:rStyle w:val="Hyperlink"/>
                  <w:i/>
                  <w:iCs/>
                  <w:noProof/>
                </w:rPr>
              </w:rPrChange>
            </w:rPr>
            <w:t>Quản lý thông môn học và khoa</w:t>
          </w:r>
          <w:r w:rsidR="006C5CB5" w:rsidRPr="00E76C76">
            <w:rPr>
              <w:noProof/>
              <w:webHidden/>
            </w:rPr>
            <w:tab/>
          </w:r>
          <w:r w:rsidR="006C5CB5" w:rsidRPr="00E76C76">
            <w:rPr>
              <w:noProof/>
              <w:webHidden/>
              <w:rPrChange w:id="244" w:author="Tuan Tran" w:date="2020-06-11T11:14:00Z">
                <w:rPr>
                  <w:noProof/>
                  <w:webHidden/>
                </w:rPr>
              </w:rPrChange>
            </w:rPr>
            <w:fldChar w:fldCharType="begin"/>
          </w:r>
          <w:r w:rsidR="006C5CB5" w:rsidRPr="00E76C76">
            <w:rPr>
              <w:noProof/>
              <w:webHidden/>
            </w:rPr>
            <w:instrText xml:space="preserve"> PAGEREF _Toc42726164 \h </w:instrText>
          </w:r>
          <w:r w:rsidR="006C5CB5" w:rsidRPr="00E76C76">
            <w:rPr>
              <w:noProof/>
              <w:webHidden/>
              <w:rPrChange w:id="245" w:author="Tuan Tran" w:date="2020-06-11T11:14:00Z">
                <w:rPr>
                  <w:noProof/>
                  <w:webHidden/>
                </w:rPr>
              </w:rPrChange>
            </w:rPr>
          </w:r>
          <w:r w:rsidR="006C5CB5" w:rsidRPr="00E76C76">
            <w:rPr>
              <w:noProof/>
              <w:webHidden/>
              <w:rPrChange w:id="246" w:author="Tuan Tran" w:date="2020-06-11T11:14:00Z">
                <w:rPr>
                  <w:noProof/>
                  <w:webHidden/>
                </w:rPr>
              </w:rPrChange>
            </w:rPr>
            <w:fldChar w:fldCharType="separate"/>
          </w:r>
          <w:ins w:id="247" w:author="Tuan Tran" w:date="2020-06-11T11:19:00Z">
            <w:r w:rsidR="00971ED3">
              <w:rPr>
                <w:noProof/>
                <w:webHidden/>
              </w:rPr>
              <w:t>12</w:t>
            </w:r>
          </w:ins>
          <w:del w:id="248" w:author="Tuan Tran" w:date="2020-06-11T11:15:00Z">
            <w:r w:rsidR="000F0752" w:rsidRPr="00E76C76" w:rsidDel="002B57A5">
              <w:rPr>
                <w:noProof/>
                <w:webHidden/>
              </w:rPr>
              <w:delText>11</w:delText>
            </w:r>
          </w:del>
          <w:r w:rsidR="006C5CB5" w:rsidRPr="00E76C76">
            <w:rPr>
              <w:noProof/>
              <w:webHidden/>
              <w:rPrChange w:id="249" w:author="Tuan Tran" w:date="2020-06-11T11:14:00Z">
                <w:rPr>
                  <w:noProof/>
                  <w:webHidden/>
                </w:rPr>
              </w:rPrChange>
            </w:rPr>
            <w:fldChar w:fldCharType="end"/>
          </w:r>
          <w:r w:rsidRPr="00E76C76">
            <w:rPr>
              <w:noProof/>
              <w:rPrChange w:id="250" w:author="Tuan Tran" w:date="2020-06-11T11:14:00Z">
                <w:rPr>
                  <w:noProof/>
                </w:rPr>
              </w:rPrChange>
            </w:rPr>
            <w:fldChar w:fldCharType="end"/>
          </w:r>
        </w:p>
        <w:p w14:paraId="475B308E" w14:textId="0CDA3E2A"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51" w:author="Tuan Tran" w:date="2020-06-11T10:10:00Z">
              <w:pPr>
                <w:pStyle w:val="TOC3"/>
                <w:tabs>
                  <w:tab w:val="left" w:pos="1320"/>
                  <w:tab w:val="right" w:leader="dot" w:pos="9111"/>
                </w:tabs>
              </w:pPr>
            </w:pPrChange>
          </w:pPr>
          <w:r w:rsidRPr="00E76C76">
            <w:rPr>
              <w:noProof/>
              <w:rPrChange w:id="252" w:author="Tuan Tran" w:date="2020-06-11T11:14:00Z">
                <w:rPr/>
              </w:rPrChange>
            </w:rPr>
            <w:fldChar w:fldCharType="begin"/>
          </w:r>
          <w:r w:rsidRPr="00E76C76">
            <w:rPr>
              <w:noProof/>
              <w:rPrChange w:id="253" w:author="Tuan Tran" w:date="2020-06-11T11:14:00Z">
                <w:rPr/>
              </w:rPrChange>
            </w:rPr>
            <w:instrText xml:space="preserve"> HYPERLINK \l "_Toc42726165" </w:instrText>
          </w:r>
          <w:r w:rsidRPr="00E76C76">
            <w:rPr>
              <w:noProof/>
              <w:rPrChange w:id="254" w:author="Tuan Tran" w:date="2020-06-11T11:14:00Z">
                <w:rPr>
                  <w:noProof/>
                </w:rPr>
              </w:rPrChange>
            </w:rPr>
            <w:fldChar w:fldCharType="separate"/>
          </w:r>
          <w:r w:rsidR="006C5CB5" w:rsidRPr="00E76C76">
            <w:rPr>
              <w:rStyle w:val="Hyperlink"/>
              <w:i/>
              <w:iCs/>
              <w:noProof/>
              <w:u w:val="none"/>
              <w:rPrChange w:id="255" w:author="Tuan Tran" w:date="2020-06-11T11:14:00Z">
                <w:rPr>
                  <w:rStyle w:val="Hyperlink"/>
                  <w:i/>
                  <w:iCs/>
                  <w:noProof/>
                </w:rPr>
              </w:rPrChange>
            </w:rPr>
            <w:t>2.1.4</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56" w:author="Tuan Tran" w:date="2020-06-11T11:14:00Z">
                <w:rPr>
                  <w:rStyle w:val="Hyperlink"/>
                  <w:i/>
                  <w:iCs/>
                  <w:noProof/>
                </w:rPr>
              </w:rPrChange>
            </w:rPr>
            <w:t>Quản lý lớp học</w:t>
          </w:r>
          <w:r w:rsidR="006C5CB5" w:rsidRPr="00E76C76">
            <w:rPr>
              <w:noProof/>
              <w:webHidden/>
            </w:rPr>
            <w:tab/>
          </w:r>
          <w:r w:rsidR="006C5CB5" w:rsidRPr="00E76C76">
            <w:rPr>
              <w:noProof/>
              <w:webHidden/>
              <w:rPrChange w:id="257" w:author="Tuan Tran" w:date="2020-06-11T11:14:00Z">
                <w:rPr>
                  <w:noProof/>
                  <w:webHidden/>
                </w:rPr>
              </w:rPrChange>
            </w:rPr>
            <w:fldChar w:fldCharType="begin"/>
          </w:r>
          <w:r w:rsidR="006C5CB5" w:rsidRPr="00E76C76">
            <w:rPr>
              <w:noProof/>
              <w:webHidden/>
            </w:rPr>
            <w:instrText xml:space="preserve"> PAGEREF _Toc42726165 \h </w:instrText>
          </w:r>
          <w:r w:rsidR="006C5CB5" w:rsidRPr="00E76C76">
            <w:rPr>
              <w:noProof/>
              <w:webHidden/>
              <w:rPrChange w:id="258" w:author="Tuan Tran" w:date="2020-06-11T11:14:00Z">
                <w:rPr>
                  <w:noProof/>
                  <w:webHidden/>
                </w:rPr>
              </w:rPrChange>
            </w:rPr>
          </w:r>
          <w:r w:rsidR="006C5CB5" w:rsidRPr="00E76C76">
            <w:rPr>
              <w:noProof/>
              <w:webHidden/>
              <w:rPrChange w:id="259" w:author="Tuan Tran" w:date="2020-06-11T11:14:00Z">
                <w:rPr>
                  <w:noProof/>
                  <w:webHidden/>
                </w:rPr>
              </w:rPrChange>
            </w:rPr>
            <w:fldChar w:fldCharType="separate"/>
          </w:r>
          <w:ins w:id="260" w:author="Tuan Tran" w:date="2020-06-11T11:19:00Z">
            <w:r w:rsidR="00971ED3">
              <w:rPr>
                <w:noProof/>
                <w:webHidden/>
              </w:rPr>
              <w:t>12</w:t>
            </w:r>
          </w:ins>
          <w:del w:id="261" w:author="Tuan Tran" w:date="2020-06-11T11:15:00Z">
            <w:r w:rsidR="000F0752" w:rsidRPr="00E76C76" w:rsidDel="002B57A5">
              <w:rPr>
                <w:noProof/>
                <w:webHidden/>
              </w:rPr>
              <w:delText>11</w:delText>
            </w:r>
          </w:del>
          <w:r w:rsidR="006C5CB5" w:rsidRPr="00E76C76">
            <w:rPr>
              <w:noProof/>
              <w:webHidden/>
              <w:rPrChange w:id="262" w:author="Tuan Tran" w:date="2020-06-11T11:14:00Z">
                <w:rPr>
                  <w:noProof/>
                  <w:webHidden/>
                </w:rPr>
              </w:rPrChange>
            </w:rPr>
            <w:fldChar w:fldCharType="end"/>
          </w:r>
          <w:r w:rsidRPr="00E76C76">
            <w:rPr>
              <w:noProof/>
              <w:rPrChange w:id="263" w:author="Tuan Tran" w:date="2020-06-11T11:14:00Z">
                <w:rPr>
                  <w:noProof/>
                </w:rPr>
              </w:rPrChange>
            </w:rPr>
            <w:fldChar w:fldCharType="end"/>
          </w:r>
        </w:p>
        <w:p w14:paraId="106284B1" w14:textId="3B57184E"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64" w:author="Tuan Tran" w:date="2020-06-11T10:10:00Z">
              <w:pPr>
                <w:pStyle w:val="TOC3"/>
                <w:tabs>
                  <w:tab w:val="left" w:pos="1320"/>
                  <w:tab w:val="right" w:leader="dot" w:pos="9111"/>
                </w:tabs>
              </w:pPr>
            </w:pPrChange>
          </w:pPr>
          <w:r w:rsidRPr="00E76C76">
            <w:rPr>
              <w:noProof/>
              <w:rPrChange w:id="265" w:author="Tuan Tran" w:date="2020-06-11T11:14:00Z">
                <w:rPr/>
              </w:rPrChange>
            </w:rPr>
            <w:fldChar w:fldCharType="begin"/>
          </w:r>
          <w:r w:rsidRPr="00E76C76">
            <w:rPr>
              <w:noProof/>
              <w:rPrChange w:id="266" w:author="Tuan Tran" w:date="2020-06-11T11:14:00Z">
                <w:rPr/>
              </w:rPrChange>
            </w:rPr>
            <w:instrText xml:space="preserve"> HYPERLINK \l "_Toc42726166" </w:instrText>
          </w:r>
          <w:r w:rsidRPr="00E76C76">
            <w:rPr>
              <w:noProof/>
              <w:rPrChange w:id="267" w:author="Tuan Tran" w:date="2020-06-11T11:14:00Z">
                <w:rPr>
                  <w:noProof/>
                </w:rPr>
              </w:rPrChange>
            </w:rPr>
            <w:fldChar w:fldCharType="separate"/>
          </w:r>
          <w:r w:rsidR="006C5CB5" w:rsidRPr="00E76C76">
            <w:rPr>
              <w:rStyle w:val="Hyperlink"/>
              <w:i/>
              <w:iCs/>
              <w:noProof/>
              <w:u w:val="none"/>
              <w:rPrChange w:id="268" w:author="Tuan Tran" w:date="2020-06-11T11:14:00Z">
                <w:rPr>
                  <w:rStyle w:val="Hyperlink"/>
                  <w:i/>
                  <w:iCs/>
                  <w:noProof/>
                </w:rPr>
              </w:rPrChange>
            </w:rPr>
            <w:t>2.1.5</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69" w:author="Tuan Tran" w:date="2020-06-11T11:14:00Z">
                <w:rPr>
                  <w:rStyle w:val="Hyperlink"/>
                  <w:i/>
                  <w:iCs/>
                  <w:noProof/>
                </w:rPr>
              </w:rPrChange>
            </w:rPr>
            <w:t>Quản lý chương trình học</w:t>
          </w:r>
          <w:r w:rsidR="006C5CB5" w:rsidRPr="00E76C76">
            <w:rPr>
              <w:noProof/>
              <w:webHidden/>
            </w:rPr>
            <w:tab/>
          </w:r>
          <w:r w:rsidR="006C5CB5" w:rsidRPr="00E76C76">
            <w:rPr>
              <w:noProof/>
              <w:webHidden/>
              <w:rPrChange w:id="270" w:author="Tuan Tran" w:date="2020-06-11T11:14:00Z">
                <w:rPr>
                  <w:noProof/>
                  <w:webHidden/>
                </w:rPr>
              </w:rPrChange>
            </w:rPr>
            <w:fldChar w:fldCharType="begin"/>
          </w:r>
          <w:r w:rsidR="006C5CB5" w:rsidRPr="00E76C76">
            <w:rPr>
              <w:noProof/>
              <w:webHidden/>
            </w:rPr>
            <w:instrText xml:space="preserve"> PAGEREF _Toc42726166 \h </w:instrText>
          </w:r>
          <w:r w:rsidR="006C5CB5" w:rsidRPr="00E76C76">
            <w:rPr>
              <w:noProof/>
              <w:webHidden/>
              <w:rPrChange w:id="271" w:author="Tuan Tran" w:date="2020-06-11T11:14:00Z">
                <w:rPr>
                  <w:noProof/>
                  <w:webHidden/>
                </w:rPr>
              </w:rPrChange>
            </w:rPr>
          </w:r>
          <w:r w:rsidR="006C5CB5" w:rsidRPr="00E76C76">
            <w:rPr>
              <w:noProof/>
              <w:webHidden/>
              <w:rPrChange w:id="272" w:author="Tuan Tran" w:date="2020-06-11T11:14:00Z">
                <w:rPr>
                  <w:noProof/>
                  <w:webHidden/>
                </w:rPr>
              </w:rPrChange>
            </w:rPr>
            <w:fldChar w:fldCharType="separate"/>
          </w:r>
          <w:ins w:id="273" w:author="Tuan Tran" w:date="2020-06-11T11:19:00Z">
            <w:r w:rsidR="00971ED3">
              <w:rPr>
                <w:noProof/>
                <w:webHidden/>
              </w:rPr>
              <w:t>13</w:t>
            </w:r>
          </w:ins>
          <w:del w:id="274" w:author="Tuan Tran" w:date="2020-06-11T11:15:00Z">
            <w:r w:rsidR="000F0752" w:rsidRPr="00E76C76" w:rsidDel="002B57A5">
              <w:rPr>
                <w:noProof/>
                <w:webHidden/>
              </w:rPr>
              <w:delText>12</w:delText>
            </w:r>
          </w:del>
          <w:r w:rsidR="006C5CB5" w:rsidRPr="00E76C76">
            <w:rPr>
              <w:noProof/>
              <w:webHidden/>
              <w:rPrChange w:id="275" w:author="Tuan Tran" w:date="2020-06-11T11:14:00Z">
                <w:rPr>
                  <w:noProof/>
                  <w:webHidden/>
                </w:rPr>
              </w:rPrChange>
            </w:rPr>
            <w:fldChar w:fldCharType="end"/>
          </w:r>
          <w:r w:rsidRPr="00E76C76">
            <w:rPr>
              <w:noProof/>
              <w:rPrChange w:id="276" w:author="Tuan Tran" w:date="2020-06-11T11:14:00Z">
                <w:rPr>
                  <w:noProof/>
                </w:rPr>
              </w:rPrChange>
            </w:rPr>
            <w:fldChar w:fldCharType="end"/>
          </w:r>
        </w:p>
        <w:p w14:paraId="2E892A42" w14:textId="65065956"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77" w:author="Tuan Tran" w:date="2020-06-11T10:10:00Z">
              <w:pPr>
                <w:pStyle w:val="TOC3"/>
                <w:tabs>
                  <w:tab w:val="left" w:pos="1320"/>
                  <w:tab w:val="right" w:leader="dot" w:pos="9111"/>
                </w:tabs>
              </w:pPr>
            </w:pPrChange>
          </w:pPr>
          <w:r w:rsidRPr="00E76C76">
            <w:rPr>
              <w:noProof/>
              <w:rPrChange w:id="278" w:author="Tuan Tran" w:date="2020-06-11T11:14:00Z">
                <w:rPr/>
              </w:rPrChange>
            </w:rPr>
            <w:fldChar w:fldCharType="begin"/>
          </w:r>
          <w:r w:rsidRPr="00E76C76">
            <w:rPr>
              <w:noProof/>
              <w:rPrChange w:id="279" w:author="Tuan Tran" w:date="2020-06-11T11:14:00Z">
                <w:rPr/>
              </w:rPrChange>
            </w:rPr>
            <w:instrText xml:space="preserve"> HYPERLINK \l "_Toc42726167" </w:instrText>
          </w:r>
          <w:r w:rsidRPr="00E76C76">
            <w:rPr>
              <w:noProof/>
              <w:rPrChange w:id="280" w:author="Tuan Tran" w:date="2020-06-11T11:14:00Z">
                <w:rPr>
                  <w:noProof/>
                </w:rPr>
              </w:rPrChange>
            </w:rPr>
            <w:fldChar w:fldCharType="separate"/>
          </w:r>
          <w:r w:rsidR="006C5CB5" w:rsidRPr="00E76C76">
            <w:rPr>
              <w:rStyle w:val="Hyperlink"/>
              <w:i/>
              <w:iCs/>
              <w:noProof/>
              <w:u w:val="none"/>
              <w:rPrChange w:id="281" w:author="Tuan Tran" w:date="2020-06-11T11:14:00Z">
                <w:rPr>
                  <w:rStyle w:val="Hyperlink"/>
                  <w:i/>
                  <w:iCs/>
                  <w:noProof/>
                </w:rPr>
              </w:rPrChange>
            </w:rPr>
            <w:t>2.1.6</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82" w:author="Tuan Tran" w:date="2020-06-11T11:14:00Z">
                <w:rPr>
                  <w:rStyle w:val="Hyperlink"/>
                  <w:i/>
                  <w:iCs/>
                  <w:noProof/>
                </w:rPr>
              </w:rPrChange>
            </w:rPr>
            <w:t>Quản lý và tham gia bài học</w:t>
          </w:r>
          <w:r w:rsidR="006C5CB5" w:rsidRPr="00E76C76">
            <w:rPr>
              <w:noProof/>
              <w:webHidden/>
            </w:rPr>
            <w:tab/>
          </w:r>
          <w:r w:rsidR="006C5CB5" w:rsidRPr="00E76C76">
            <w:rPr>
              <w:noProof/>
              <w:webHidden/>
              <w:rPrChange w:id="283" w:author="Tuan Tran" w:date="2020-06-11T11:14:00Z">
                <w:rPr>
                  <w:noProof/>
                  <w:webHidden/>
                </w:rPr>
              </w:rPrChange>
            </w:rPr>
            <w:fldChar w:fldCharType="begin"/>
          </w:r>
          <w:r w:rsidR="006C5CB5" w:rsidRPr="00E76C76">
            <w:rPr>
              <w:noProof/>
              <w:webHidden/>
            </w:rPr>
            <w:instrText xml:space="preserve"> PAGEREF _Toc42726167 \h </w:instrText>
          </w:r>
          <w:r w:rsidR="006C5CB5" w:rsidRPr="00E76C76">
            <w:rPr>
              <w:noProof/>
              <w:webHidden/>
              <w:rPrChange w:id="284" w:author="Tuan Tran" w:date="2020-06-11T11:14:00Z">
                <w:rPr>
                  <w:noProof/>
                  <w:webHidden/>
                </w:rPr>
              </w:rPrChange>
            </w:rPr>
          </w:r>
          <w:r w:rsidR="006C5CB5" w:rsidRPr="00E76C76">
            <w:rPr>
              <w:noProof/>
              <w:webHidden/>
              <w:rPrChange w:id="285" w:author="Tuan Tran" w:date="2020-06-11T11:14:00Z">
                <w:rPr>
                  <w:noProof/>
                  <w:webHidden/>
                </w:rPr>
              </w:rPrChange>
            </w:rPr>
            <w:fldChar w:fldCharType="separate"/>
          </w:r>
          <w:ins w:id="286" w:author="Tuan Tran" w:date="2020-06-11T11:19:00Z">
            <w:r w:rsidR="00971ED3">
              <w:rPr>
                <w:noProof/>
                <w:webHidden/>
              </w:rPr>
              <w:t>13</w:t>
            </w:r>
          </w:ins>
          <w:del w:id="287" w:author="Tuan Tran" w:date="2020-06-11T11:15:00Z">
            <w:r w:rsidR="000F0752" w:rsidRPr="00E76C76" w:rsidDel="002B57A5">
              <w:rPr>
                <w:noProof/>
                <w:webHidden/>
              </w:rPr>
              <w:delText>12</w:delText>
            </w:r>
          </w:del>
          <w:r w:rsidR="006C5CB5" w:rsidRPr="00E76C76">
            <w:rPr>
              <w:noProof/>
              <w:webHidden/>
              <w:rPrChange w:id="288" w:author="Tuan Tran" w:date="2020-06-11T11:14:00Z">
                <w:rPr>
                  <w:noProof/>
                  <w:webHidden/>
                </w:rPr>
              </w:rPrChange>
            </w:rPr>
            <w:fldChar w:fldCharType="end"/>
          </w:r>
          <w:r w:rsidRPr="00E76C76">
            <w:rPr>
              <w:noProof/>
              <w:rPrChange w:id="289" w:author="Tuan Tran" w:date="2020-06-11T11:14:00Z">
                <w:rPr>
                  <w:noProof/>
                </w:rPr>
              </w:rPrChange>
            </w:rPr>
            <w:fldChar w:fldCharType="end"/>
          </w:r>
        </w:p>
        <w:p w14:paraId="5F26E30B" w14:textId="2EE918A3"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290" w:author="Tuan Tran" w:date="2020-06-11T10:10:00Z">
              <w:pPr>
                <w:pStyle w:val="TOC3"/>
                <w:tabs>
                  <w:tab w:val="left" w:pos="1320"/>
                  <w:tab w:val="right" w:leader="dot" w:pos="9111"/>
                </w:tabs>
              </w:pPr>
            </w:pPrChange>
          </w:pPr>
          <w:r w:rsidRPr="00E76C76">
            <w:rPr>
              <w:noProof/>
              <w:rPrChange w:id="291" w:author="Tuan Tran" w:date="2020-06-11T11:14:00Z">
                <w:rPr/>
              </w:rPrChange>
            </w:rPr>
            <w:fldChar w:fldCharType="begin"/>
          </w:r>
          <w:r w:rsidRPr="00E76C76">
            <w:rPr>
              <w:noProof/>
              <w:rPrChange w:id="292" w:author="Tuan Tran" w:date="2020-06-11T11:14:00Z">
                <w:rPr/>
              </w:rPrChange>
            </w:rPr>
            <w:instrText xml:space="preserve"> HYPERLINK \l "_Toc42726168" </w:instrText>
          </w:r>
          <w:r w:rsidRPr="00E76C76">
            <w:rPr>
              <w:noProof/>
              <w:rPrChange w:id="293" w:author="Tuan Tran" w:date="2020-06-11T11:14:00Z">
                <w:rPr>
                  <w:noProof/>
                </w:rPr>
              </w:rPrChange>
            </w:rPr>
            <w:fldChar w:fldCharType="separate"/>
          </w:r>
          <w:r w:rsidR="006C5CB5" w:rsidRPr="00E76C76">
            <w:rPr>
              <w:rStyle w:val="Hyperlink"/>
              <w:i/>
              <w:iCs/>
              <w:noProof/>
              <w:u w:val="none"/>
              <w:rPrChange w:id="294" w:author="Tuan Tran" w:date="2020-06-11T11:14:00Z">
                <w:rPr>
                  <w:rStyle w:val="Hyperlink"/>
                  <w:i/>
                  <w:iCs/>
                  <w:noProof/>
                </w:rPr>
              </w:rPrChange>
            </w:rPr>
            <w:t>2.1.7</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295" w:author="Tuan Tran" w:date="2020-06-11T11:14:00Z">
                <w:rPr>
                  <w:rStyle w:val="Hyperlink"/>
                  <w:i/>
                  <w:iCs/>
                  <w:noProof/>
                </w:rPr>
              </w:rPrChange>
            </w:rPr>
            <w:t>Quản lý và tham gia bài trắc nghiệm</w:t>
          </w:r>
          <w:r w:rsidR="006C5CB5" w:rsidRPr="00E76C76">
            <w:rPr>
              <w:noProof/>
              <w:webHidden/>
            </w:rPr>
            <w:tab/>
          </w:r>
          <w:r w:rsidR="006C5CB5" w:rsidRPr="00E76C76">
            <w:rPr>
              <w:noProof/>
              <w:webHidden/>
              <w:rPrChange w:id="296" w:author="Tuan Tran" w:date="2020-06-11T11:14:00Z">
                <w:rPr>
                  <w:noProof/>
                  <w:webHidden/>
                </w:rPr>
              </w:rPrChange>
            </w:rPr>
            <w:fldChar w:fldCharType="begin"/>
          </w:r>
          <w:r w:rsidR="006C5CB5" w:rsidRPr="00E76C76">
            <w:rPr>
              <w:noProof/>
              <w:webHidden/>
            </w:rPr>
            <w:instrText xml:space="preserve"> PAGEREF _Toc42726168 \h </w:instrText>
          </w:r>
          <w:r w:rsidR="006C5CB5" w:rsidRPr="00E76C76">
            <w:rPr>
              <w:noProof/>
              <w:webHidden/>
              <w:rPrChange w:id="297" w:author="Tuan Tran" w:date="2020-06-11T11:14:00Z">
                <w:rPr>
                  <w:noProof/>
                  <w:webHidden/>
                </w:rPr>
              </w:rPrChange>
            </w:rPr>
          </w:r>
          <w:r w:rsidR="006C5CB5" w:rsidRPr="00E76C76">
            <w:rPr>
              <w:noProof/>
              <w:webHidden/>
              <w:rPrChange w:id="298" w:author="Tuan Tran" w:date="2020-06-11T11:14:00Z">
                <w:rPr>
                  <w:noProof/>
                  <w:webHidden/>
                </w:rPr>
              </w:rPrChange>
            </w:rPr>
            <w:fldChar w:fldCharType="separate"/>
          </w:r>
          <w:ins w:id="299" w:author="Tuan Tran" w:date="2020-06-11T11:19:00Z">
            <w:r w:rsidR="00971ED3">
              <w:rPr>
                <w:noProof/>
                <w:webHidden/>
              </w:rPr>
              <w:t>14</w:t>
            </w:r>
          </w:ins>
          <w:del w:id="300" w:author="Tuan Tran" w:date="2020-06-11T11:15:00Z">
            <w:r w:rsidR="000F0752" w:rsidRPr="00E76C76" w:rsidDel="002B57A5">
              <w:rPr>
                <w:noProof/>
                <w:webHidden/>
              </w:rPr>
              <w:delText>12</w:delText>
            </w:r>
          </w:del>
          <w:r w:rsidR="006C5CB5" w:rsidRPr="00E76C76">
            <w:rPr>
              <w:noProof/>
              <w:webHidden/>
              <w:rPrChange w:id="301" w:author="Tuan Tran" w:date="2020-06-11T11:14:00Z">
                <w:rPr>
                  <w:noProof/>
                  <w:webHidden/>
                </w:rPr>
              </w:rPrChange>
            </w:rPr>
            <w:fldChar w:fldCharType="end"/>
          </w:r>
          <w:r w:rsidRPr="00E76C76">
            <w:rPr>
              <w:noProof/>
              <w:rPrChange w:id="302" w:author="Tuan Tran" w:date="2020-06-11T11:14:00Z">
                <w:rPr>
                  <w:noProof/>
                </w:rPr>
              </w:rPrChange>
            </w:rPr>
            <w:fldChar w:fldCharType="end"/>
          </w:r>
        </w:p>
        <w:p w14:paraId="71E0F842" w14:textId="52ABFB98"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303" w:author="Tuan Tran" w:date="2020-06-11T10:10:00Z">
              <w:pPr>
                <w:pStyle w:val="TOC3"/>
                <w:tabs>
                  <w:tab w:val="left" w:pos="1320"/>
                  <w:tab w:val="right" w:leader="dot" w:pos="9111"/>
                </w:tabs>
              </w:pPr>
            </w:pPrChange>
          </w:pPr>
          <w:r w:rsidRPr="00E76C76">
            <w:rPr>
              <w:noProof/>
              <w:rPrChange w:id="304" w:author="Tuan Tran" w:date="2020-06-11T11:14:00Z">
                <w:rPr/>
              </w:rPrChange>
            </w:rPr>
            <w:fldChar w:fldCharType="begin"/>
          </w:r>
          <w:r w:rsidRPr="00E76C76">
            <w:rPr>
              <w:noProof/>
              <w:rPrChange w:id="305" w:author="Tuan Tran" w:date="2020-06-11T11:14:00Z">
                <w:rPr/>
              </w:rPrChange>
            </w:rPr>
            <w:instrText xml:space="preserve"> HYPERLINK \l "_Toc42726169" </w:instrText>
          </w:r>
          <w:r w:rsidRPr="00E76C76">
            <w:rPr>
              <w:noProof/>
              <w:rPrChange w:id="306" w:author="Tuan Tran" w:date="2020-06-11T11:14:00Z">
                <w:rPr>
                  <w:noProof/>
                </w:rPr>
              </w:rPrChange>
            </w:rPr>
            <w:fldChar w:fldCharType="separate"/>
          </w:r>
          <w:r w:rsidR="006C5CB5" w:rsidRPr="00E76C76">
            <w:rPr>
              <w:rStyle w:val="Hyperlink"/>
              <w:i/>
              <w:iCs/>
              <w:noProof/>
              <w:u w:val="none"/>
              <w:rPrChange w:id="307" w:author="Tuan Tran" w:date="2020-06-11T11:14:00Z">
                <w:rPr>
                  <w:rStyle w:val="Hyperlink"/>
                  <w:i/>
                  <w:iCs/>
                  <w:noProof/>
                </w:rPr>
              </w:rPrChange>
            </w:rPr>
            <w:t>2.1.8</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308" w:author="Tuan Tran" w:date="2020-06-11T11:14:00Z">
                <w:rPr>
                  <w:rStyle w:val="Hyperlink"/>
                  <w:i/>
                  <w:iCs/>
                  <w:noProof/>
                </w:rPr>
              </w:rPrChange>
            </w:rPr>
            <w:t>Quản lý và tham gia bài tự luận</w:t>
          </w:r>
          <w:r w:rsidR="006C5CB5" w:rsidRPr="00E76C76">
            <w:rPr>
              <w:noProof/>
              <w:webHidden/>
            </w:rPr>
            <w:tab/>
          </w:r>
          <w:r w:rsidR="006C5CB5" w:rsidRPr="00E76C76">
            <w:rPr>
              <w:noProof/>
              <w:webHidden/>
              <w:rPrChange w:id="309" w:author="Tuan Tran" w:date="2020-06-11T11:14:00Z">
                <w:rPr>
                  <w:noProof/>
                  <w:webHidden/>
                </w:rPr>
              </w:rPrChange>
            </w:rPr>
            <w:fldChar w:fldCharType="begin"/>
          </w:r>
          <w:r w:rsidR="006C5CB5" w:rsidRPr="00E76C76">
            <w:rPr>
              <w:noProof/>
              <w:webHidden/>
            </w:rPr>
            <w:instrText xml:space="preserve"> PAGEREF _Toc42726169 \h </w:instrText>
          </w:r>
          <w:r w:rsidR="006C5CB5" w:rsidRPr="00E76C76">
            <w:rPr>
              <w:noProof/>
              <w:webHidden/>
              <w:rPrChange w:id="310" w:author="Tuan Tran" w:date="2020-06-11T11:14:00Z">
                <w:rPr>
                  <w:noProof/>
                  <w:webHidden/>
                </w:rPr>
              </w:rPrChange>
            </w:rPr>
          </w:r>
          <w:r w:rsidR="006C5CB5" w:rsidRPr="00E76C76">
            <w:rPr>
              <w:noProof/>
              <w:webHidden/>
              <w:rPrChange w:id="311" w:author="Tuan Tran" w:date="2020-06-11T11:14:00Z">
                <w:rPr>
                  <w:noProof/>
                  <w:webHidden/>
                </w:rPr>
              </w:rPrChange>
            </w:rPr>
            <w:fldChar w:fldCharType="separate"/>
          </w:r>
          <w:ins w:id="312" w:author="Tuan Tran" w:date="2020-06-11T11:19:00Z">
            <w:r w:rsidR="00971ED3">
              <w:rPr>
                <w:noProof/>
                <w:webHidden/>
              </w:rPr>
              <w:t>14</w:t>
            </w:r>
          </w:ins>
          <w:del w:id="313" w:author="Tuan Tran" w:date="2020-06-11T11:15:00Z">
            <w:r w:rsidR="000F0752" w:rsidRPr="00E76C76" w:rsidDel="002B57A5">
              <w:rPr>
                <w:noProof/>
                <w:webHidden/>
              </w:rPr>
              <w:delText>13</w:delText>
            </w:r>
          </w:del>
          <w:r w:rsidR="006C5CB5" w:rsidRPr="00E76C76">
            <w:rPr>
              <w:noProof/>
              <w:webHidden/>
              <w:rPrChange w:id="314" w:author="Tuan Tran" w:date="2020-06-11T11:14:00Z">
                <w:rPr>
                  <w:noProof/>
                  <w:webHidden/>
                </w:rPr>
              </w:rPrChange>
            </w:rPr>
            <w:fldChar w:fldCharType="end"/>
          </w:r>
          <w:r w:rsidRPr="00E76C76">
            <w:rPr>
              <w:noProof/>
              <w:rPrChange w:id="315" w:author="Tuan Tran" w:date="2020-06-11T11:14:00Z">
                <w:rPr>
                  <w:noProof/>
                </w:rPr>
              </w:rPrChange>
            </w:rPr>
            <w:fldChar w:fldCharType="end"/>
          </w:r>
        </w:p>
        <w:p w14:paraId="5EA0DEF5" w14:textId="6A03A12D"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316" w:author="Tuan Tran" w:date="2020-06-11T10:10:00Z">
              <w:pPr>
                <w:pStyle w:val="TOC2"/>
                <w:tabs>
                  <w:tab w:val="left" w:pos="880"/>
                  <w:tab w:val="right" w:leader="dot" w:pos="9111"/>
                </w:tabs>
              </w:pPr>
            </w:pPrChange>
          </w:pPr>
          <w:r w:rsidRPr="00E76C76">
            <w:rPr>
              <w:noProof/>
              <w:rPrChange w:id="317" w:author="Tuan Tran" w:date="2020-06-11T11:14:00Z">
                <w:rPr/>
              </w:rPrChange>
            </w:rPr>
            <w:lastRenderedPageBreak/>
            <w:fldChar w:fldCharType="begin"/>
          </w:r>
          <w:r w:rsidRPr="00E76C76">
            <w:rPr>
              <w:noProof/>
              <w:rPrChange w:id="318" w:author="Tuan Tran" w:date="2020-06-11T11:14:00Z">
                <w:rPr/>
              </w:rPrChange>
            </w:rPr>
            <w:instrText xml:space="preserve"> HYPERLINK \l "_Toc42726170" </w:instrText>
          </w:r>
          <w:r w:rsidRPr="00E76C76">
            <w:rPr>
              <w:noProof/>
              <w:rPrChange w:id="319" w:author="Tuan Tran" w:date="2020-06-11T11:14:00Z">
                <w:rPr>
                  <w:noProof/>
                </w:rPr>
              </w:rPrChange>
            </w:rPr>
            <w:fldChar w:fldCharType="separate"/>
          </w:r>
          <w:r w:rsidR="006C5CB5" w:rsidRPr="00E76C76">
            <w:rPr>
              <w:rStyle w:val="Hyperlink"/>
              <w:b/>
              <w:bCs/>
              <w:noProof/>
              <w:u w:val="none"/>
              <w:rPrChange w:id="320" w:author="Tuan Tran" w:date="2020-06-11T11:14:00Z">
                <w:rPr>
                  <w:rStyle w:val="Hyperlink"/>
                  <w:b/>
                  <w:bCs/>
                  <w:noProof/>
                </w:rPr>
              </w:rPrChange>
            </w:rPr>
            <w:t>2.2</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321" w:author="Tuan Tran" w:date="2020-06-11T11:14:00Z">
                <w:rPr>
                  <w:rStyle w:val="Hyperlink"/>
                  <w:b/>
                  <w:bCs/>
                  <w:noProof/>
                </w:rPr>
              </w:rPrChange>
            </w:rPr>
            <w:t>Mô tả yêu cầu phi chức năng</w:t>
          </w:r>
          <w:r w:rsidR="006C5CB5" w:rsidRPr="00E76C76">
            <w:rPr>
              <w:noProof/>
              <w:webHidden/>
            </w:rPr>
            <w:tab/>
          </w:r>
          <w:r w:rsidR="006C5CB5" w:rsidRPr="00E76C76">
            <w:rPr>
              <w:noProof/>
              <w:webHidden/>
              <w:rPrChange w:id="322" w:author="Tuan Tran" w:date="2020-06-11T11:14:00Z">
                <w:rPr>
                  <w:noProof/>
                  <w:webHidden/>
                </w:rPr>
              </w:rPrChange>
            </w:rPr>
            <w:fldChar w:fldCharType="begin"/>
          </w:r>
          <w:r w:rsidR="006C5CB5" w:rsidRPr="00E76C76">
            <w:rPr>
              <w:noProof/>
              <w:webHidden/>
            </w:rPr>
            <w:instrText xml:space="preserve"> PAGEREF _Toc42726170 \h </w:instrText>
          </w:r>
          <w:r w:rsidR="006C5CB5" w:rsidRPr="00E76C76">
            <w:rPr>
              <w:noProof/>
              <w:webHidden/>
              <w:rPrChange w:id="323" w:author="Tuan Tran" w:date="2020-06-11T11:14:00Z">
                <w:rPr>
                  <w:noProof/>
                  <w:webHidden/>
                </w:rPr>
              </w:rPrChange>
            </w:rPr>
          </w:r>
          <w:r w:rsidR="006C5CB5" w:rsidRPr="00E76C76">
            <w:rPr>
              <w:noProof/>
              <w:webHidden/>
              <w:rPrChange w:id="324" w:author="Tuan Tran" w:date="2020-06-11T11:14:00Z">
                <w:rPr>
                  <w:noProof/>
                  <w:webHidden/>
                </w:rPr>
              </w:rPrChange>
            </w:rPr>
            <w:fldChar w:fldCharType="separate"/>
          </w:r>
          <w:ins w:id="325" w:author="Tuan Tran" w:date="2020-06-11T11:19:00Z">
            <w:r w:rsidR="00971ED3">
              <w:rPr>
                <w:noProof/>
                <w:webHidden/>
              </w:rPr>
              <w:t>14</w:t>
            </w:r>
          </w:ins>
          <w:del w:id="326" w:author="Tuan Tran" w:date="2020-06-11T11:15:00Z">
            <w:r w:rsidR="000F0752" w:rsidRPr="00E76C76" w:rsidDel="002B57A5">
              <w:rPr>
                <w:noProof/>
                <w:webHidden/>
              </w:rPr>
              <w:delText>13</w:delText>
            </w:r>
          </w:del>
          <w:r w:rsidR="006C5CB5" w:rsidRPr="00E76C76">
            <w:rPr>
              <w:noProof/>
              <w:webHidden/>
              <w:rPrChange w:id="327" w:author="Tuan Tran" w:date="2020-06-11T11:14:00Z">
                <w:rPr>
                  <w:noProof/>
                  <w:webHidden/>
                </w:rPr>
              </w:rPrChange>
            </w:rPr>
            <w:fldChar w:fldCharType="end"/>
          </w:r>
          <w:r w:rsidRPr="00E76C76">
            <w:rPr>
              <w:noProof/>
              <w:rPrChange w:id="328" w:author="Tuan Tran" w:date="2020-06-11T11:14:00Z">
                <w:rPr>
                  <w:noProof/>
                </w:rPr>
              </w:rPrChange>
            </w:rPr>
            <w:fldChar w:fldCharType="end"/>
          </w:r>
        </w:p>
        <w:p w14:paraId="5C9634E5" w14:textId="661665F9"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329" w:author="Tuan Tran" w:date="2020-06-11T10:10:00Z">
              <w:pPr>
                <w:pStyle w:val="TOC3"/>
                <w:tabs>
                  <w:tab w:val="left" w:pos="1320"/>
                  <w:tab w:val="right" w:leader="dot" w:pos="9111"/>
                </w:tabs>
              </w:pPr>
            </w:pPrChange>
          </w:pPr>
          <w:r w:rsidRPr="00E76C76">
            <w:rPr>
              <w:noProof/>
              <w:rPrChange w:id="330" w:author="Tuan Tran" w:date="2020-06-11T11:14:00Z">
                <w:rPr/>
              </w:rPrChange>
            </w:rPr>
            <w:fldChar w:fldCharType="begin"/>
          </w:r>
          <w:r w:rsidRPr="00E76C76">
            <w:rPr>
              <w:noProof/>
              <w:rPrChange w:id="331" w:author="Tuan Tran" w:date="2020-06-11T11:14:00Z">
                <w:rPr/>
              </w:rPrChange>
            </w:rPr>
            <w:instrText xml:space="preserve"> HYPERLINK \l "_Toc42726171" </w:instrText>
          </w:r>
          <w:r w:rsidRPr="00E76C76">
            <w:rPr>
              <w:noProof/>
              <w:rPrChange w:id="332" w:author="Tuan Tran" w:date="2020-06-11T11:14:00Z">
                <w:rPr>
                  <w:noProof/>
                </w:rPr>
              </w:rPrChange>
            </w:rPr>
            <w:fldChar w:fldCharType="separate"/>
          </w:r>
          <w:r w:rsidR="006C5CB5" w:rsidRPr="00E76C76">
            <w:rPr>
              <w:rStyle w:val="Hyperlink"/>
              <w:i/>
              <w:iCs/>
              <w:noProof/>
              <w:u w:val="none"/>
              <w:rPrChange w:id="333" w:author="Tuan Tran" w:date="2020-06-11T11:14:00Z">
                <w:rPr>
                  <w:rStyle w:val="Hyperlink"/>
                  <w:i/>
                  <w:iCs/>
                  <w:noProof/>
                </w:rPr>
              </w:rPrChange>
            </w:rPr>
            <w:t>2.2.1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334" w:author="Tuan Tran" w:date="2020-06-11T11:14:00Z">
                <w:rPr>
                  <w:rStyle w:val="Hyperlink"/>
                  <w:i/>
                  <w:iCs/>
                  <w:noProof/>
                </w:rPr>
              </w:rPrChange>
            </w:rPr>
            <w:t>Khôi phục mật khẩu</w:t>
          </w:r>
          <w:r w:rsidR="006C5CB5" w:rsidRPr="00E76C76">
            <w:rPr>
              <w:noProof/>
              <w:webHidden/>
            </w:rPr>
            <w:tab/>
          </w:r>
          <w:r w:rsidR="006C5CB5" w:rsidRPr="00E76C76">
            <w:rPr>
              <w:noProof/>
              <w:webHidden/>
              <w:rPrChange w:id="335" w:author="Tuan Tran" w:date="2020-06-11T11:14:00Z">
                <w:rPr>
                  <w:noProof/>
                  <w:webHidden/>
                </w:rPr>
              </w:rPrChange>
            </w:rPr>
            <w:fldChar w:fldCharType="begin"/>
          </w:r>
          <w:r w:rsidR="006C5CB5" w:rsidRPr="00E76C76">
            <w:rPr>
              <w:noProof/>
              <w:webHidden/>
            </w:rPr>
            <w:instrText xml:space="preserve"> PAGEREF _Toc42726171 \h </w:instrText>
          </w:r>
          <w:r w:rsidR="006C5CB5" w:rsidRPr="00E76C76">
            <w:rPr>
              <w:noProof/>
              <w:webHidden/>
              <w:rPrChange w:id="336" w:author="Tuan Tran" w:date="2020-06-11T11:14:00Z">
                <w:rPr>
                  <w:noProof/>
                  <w:webHidden/>
                </w:rPr>
              </w:rPrChange>
            </w:rPr>
          </w:r>
          <w:r w:rsidR="006C5CB5" w:rsidRPr="00E76C76">
            <w:rPr>
              <w:noProof/>
              <w:webHidden/>
              <w:rPrChange w:id="337" w:author="Tuan Tran" w:date="2020-06-11T11:14:00Z">
                <w:rPr>
                  <w:noProof/>
                  <w:webHidden/>
                </w:rPr>
              </w:rPrChange>
            </w:rPr>
            <w:fldChar w:fldCharType="separate"/>
          </w:r>
          <w:ins w:id="338" w:author="Tuan Tran" w:date="2020-06-11T11:19:00Z">
            <w:r w:rsidR="00971ED3">
              <w:rPr>
                <w:noProof/>
                <w:webHidden/>
              </w:rPr>
              <w:t>14</w:t>
            </w:r>
          </w:ins>
          <w:del w:id="339" w:author="Tuan Tran" w:date="2020-06-11T11:15:00Z">
            <w:r w:rsidR="000F0752" w:rsidRPr="00E76C76" w:rsidDel="002B57A5">
              <w:rPr>
                <w:noProof/>
                <w:webHidden/>
              </w:rPr>
              <w:delText>13</w:delText>
            </w:r>
          </w:del>
          <w:r w:rsidR="006C5CB5" w:rsidRPr="00E76C76">
            <w:rPr>
              <w:noProof/>
              <w:webHidden/>
              <w:rPrChange w:id="340" w:author="Tuan Tran" w:date="2020-06-11T11:14:00Z">
                <w:rPr>
                  <w:noProof/>
                  <w:webHidden/>
                </w:rPr>
              </w:rPrChange>
            </w:rPr>
            <w:fldChar w:fldCharType="end"/>
          </w:r>
          <w:r w:rsidRPr="00E76C76">
            <w:rPr>
              <w:noProof/>
              <w:rPrChange w:id="341" w:author="Tuan Tran" w:date="2020-06-11T11:14:00Z">
                <w:rPr>
                  <w:noProof/>
                </w:rPr>
              </w:rPrChange>
            </w:rPr>
            <w:fldChar w:fldCharType="end"/>
          </w:r>
        </w:p>
        <w:p w14:paraId="09781182" w14:textId="7F3724C7"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342" w:author="Tuan Tran" w:date="2020-06-11T10:10:00Z">
              <w:pPr>
                <w:pStyle w:val="TOC3"/>
                <w:tabs>
                  <w:tab w:val="left" w:pos="1320"/>
                  <w:tab w:val="right" w:leader="dot" w:pos="9111"/>
                </w:tabs>
              </w:pPr>
            </w:pPrChange>
          </w:pPr>
          <w:r w:rsidRPr="00E76C76">
            <w:rPr>
              <w:noProof/>
              <w:rPrChange w:id="343" w:author="Tuan Tran" w:date="2020-06-11T11:14:00Z">
                <w:rPr/>
              </w:rPrChange>
            </w:rPr>
            <w:fldChar w:fldCharType="begin"/>
          </w:r>
          <w:r w:rsidRPr="00E76C76">
            <w:rPr>
              <w:noProof/>
              <w:rPrChange w:id="344" w:author="Tuan Tran" w:date="2020-06-11T11:14:00Z">
                <w:rPr/>
              </w:rPrChange>
            </w:rPr>
            <w:instrText xml:space="preserve"> HYPERLINK \l "_Toc42726172" </w:instrText>
          </w:r>
          <w:r w:rsidRPr="00E76C76">
            <w:rPr>
              <w:noProof/>
              <w:rPrChange w:id="345" w:author="Tuan Tran" w:date="2020-06-11T11:14:00Z">
                <w:rPr>
                  <w:noProof/>
                </w:rPr>
              </w:rPrChange>
            </w:rPr>
            <w:fldChar w:fldCharType="separate"/>
          </w:r>
          <w:r w:rsidR="006C5CB5" w:rsidRPr="00E76C76">
            <w:rPr>
              <w:rStyle w:val="Hyperlink"/>
              <w:i/>
              <w:iCs/>
              <w:noProof/>
              <w:u w:val="none"/>
              <w:rPrChange w:id="346" w:author="Tuan Tran" w:date="2020-06-11T11:14:00Z">
                <w:rPr>
                  <w:rStyle w:val="Hyperlink"/>
                  <w:i/>
                  <w:iCs/>
                  <w:noProof/>
                </w:rPr>
              </w:rPrChange>
            </w:rPr>
            <w:t>2.2.2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347" w:author="Tuan Tran" w:date="2020-06-11T11:14:00Z">
                <w:rPr>
                  <w:rStyle w:val="Hyperlink"/>
                  <w:i/>
                  <w:iCs/>
                  <w:noProof/>
                </w:rPr>
              </w:rPrChange>
            </w:rPr>
            <w:t>Nhập xuất từ file excel</w:t>
          </w:r>
          <w:r w:rsidR="006C5CB5" w:rsidRPr="00E76C76">
            <w:rPr>
              <w:noProof/>
              <w:webHidden/>
            </w:rPr>
            <w:tab/>
          </w:r>
          <w:r w:rsidR="006C5CB5" w:rsidRPr="00E76C76">
            <w:rPr>
              <w:noProof/>
              <w:webHidden/>
              <w:rPrChange w:id="348" w:author="Tuan Tran" w:date="2020-06-11T11:14:00Z">
                <w:rPr>
                  <w:noProof/>
                  <w:webHidden/>
                </w:rPr>
              </w:rPrChange>
            </w:rPr>
            <w:fldChar w:fldCharType="begin"/>
          </w:r>
          <w:r w:rsidR="006C5CB5" w:rsidRPr="00E76C76">
            <w:rPr>
              <w:noProof/>
              <w:webHidden/>
            </w:rPr>
            <w:instrText xml:space="preserve"> PAGEREF _Toc42726172 \h </w:instrText>
          </w:r>
          <w:r w:rsidR="006C5CB5" w:rsidRPr="00E76C76">
            <w:rPr>
              <w:noProof/>
              <w:webHidden/>
              <w:rPrChange w:id="349" w:author="Tuan Tran" w:date="2020-06-11T11:14:00Z">
                <w:rPr>
                  <w:noProof/>
                  <w:webHidden/>
                </w:rPr>
              </w:rPrChange>
            </w:rPr>
          </w:r>
          <w:r w:rsidR="006C5CB5" w:rsidRPr="00E76C76">
            <w:rPr>
              <w:noProof/>
              <w:webHidden/>
              <w:rPrChange w:id="350" w:author="Tuan Tran" w:date="2020-06-11T11:14:00Z">
                <w:rPr>
                  <w:noProof/>
                  <w:webHidden/>
                </w:rPr>
              </w:rPrChange>
            </w:rPr>
            <w:fldChar w:fldCharType="separate"/>
          </w:r>
          <w:ins w:id="351" w:author="Tuan Tran" w:date="2020-06-11T11:19:00Z">
            <w:r w:rsidR="00971ED3">
              <w:rPr>
                <w:noProof/>
                <w:webHidden/>
              </w:rPr>
              <w:t>15</w:t>
            </w:r>
          </w:ins>
          <w:del w:id="352" w:author="Tuan Tran" w:date="2020-06-11T11:15:00Z">
            <w:r w:rsidR="000F0752" w:rsidRPr="00E76C76" w:rsidDel="002B57A5">
              <w:rPr>
                <w:noProof/>
                <w:webHidden/>
              </w:rPr>
              <w:delText>13</w:delText>
            </w:r>
          </w:del>
          <w:r w:rsidR="006C5CB5" w:rsidRPr="00E76C76">
            <w:rPr>
              <w:noProof/>
              <w:webHidden/>
              <w:rPrChange w:id="353" w:author="Tuan Tran" w:date="2020-06-11T11:14:00Z">
                <w:rPr>
                  <w:noProof/>
                  <w:webHidden/>
                </w:rPr>
              </w:rPrChange>
            </w:rPr>
            <w:fldChar w:fldCharType="end"/>
          </w:r>
          <w:r w:rsidRPr="00E76C76">
            <w:rPr>
              <w:noProof/>
              <w:rPrChange w:id="354" w:author="Tuan Tran" w:date="2020-06-11T11:14:00Z">
                <w:rPr>
                  <w:noProof/>
                </w:rPr>
              </w:rPrChange>
            </w:rPr>
            <w:fldChar w:fldCharType="end"/>
          </w:r>
        </w:p>
        <w:p w14:paraId="5E44534F" w14:textId="4A20B7A4"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355" w:author="Tuan Tran" w:date="2020-06-11T10:10:00Z">
              <w:pPr>
                <w:pStyle w:val="TOC1"/>
                <w:tabs>
                  <w:tab w:val="right" w:leader="dot" w:pos="9111"/>
                </w:tabs>
              </w:pPr>
            </w:pPrChange>
          </w:pPr>
          <w:r w:rsidRPr="00E76C76">
            <w:rPr>
              <w:noProof/>
              <w:rPrChange w:id="356" w:author="Tuan Tran" w:date="2020-06-11T11:14:00Z">
                <w:rPr/>
              </w:rPrChange>
            </w:rPr>
            <w:fldChar w:fldCharType="begin"/>
          </w:r>
          <w:r w:rsidRPr="00E76C76">
            <w:rPr>
              <w:noProof/>
              <w:rPrChange w:id="357" w:author="Tuan Tran" w:date="2020-06-11T11:14:00Z">
                <w:rPr/>
              </w:rPrChange>
            </w:rPr>
            <w:instrText xml:space="preserve"> HYPERLINK \l "_Toc42726173" </w:instrText>
          </w:r>
          <w:r w:rsidRPr="00E76C76">
            <w:rPr>
              <w:noProof/>
              <w:rPrChange w:id="358" w:author="Tuan Tran" w:date="2020-06-11T11:14:00Z">
                <w:rPr>
                  <w:noProof/>
                </w:rPr>
              </w:rPrChange>
            </w:rPr>
            <w:fldChar w:fldCharType="separate"/>
          </w:r>
          <w:r w:rsidR="006C5CB5" w:rsidRPr="00E76C76">
            <w:rPr>
              <w:rStyle w:val="Hyperlink"/>
              <w:b/>
              <w:bCs/>
              <w:noProof/>
              <w:u w:val="none"/>
              <w:rPrChange w:id="359" w:author="Tuan Tran" w:date="2020-06-11T11:14:00Z">
                <w:rPr>
                  <w:rStyle w:val="Hyperlink"/>
                  <w:b/>
                  <w:bCs/>
                  <w:noProof/>
                </w:rPr>
              </w:rPrChange>
            </w:rPr>
            <w:t>CHƯƠNG 3: CƠ SỞ LÝ THUYẾT</w:t>
          </w:r>
          <w:r w:rsidR="006C5CB5" w:rsidRPr="00E76C76">
            <w:rPr>
              <w:noProof/>
              <w:webHidden/>
            </w:rPr>
            <w:tab/>
          </w:r>
          <w:r w:rsidR="006C5CB5" w:rsidRPr="00E76C76">
            <w:rPr>
              <w:noProof/>
              <w:webHidden/>
              <w:rPrChange w:id="360" w:author="Tuan Tran" w:date="2020-06-11T11:14:00Z">
                <w:rPr>
                  <w:noProof/>
                  <w:webHidden/>
                </w:rPr>
              </w:rPrChange>
            </w:rPr>
            <w:fldChar w:fldCharType="begin"/>
          </w:r>
          <w:r w:rsidR="006C5CB5" w:rsidRPr="00E76C76">
            <w:rPr>
              <w:noProof/>
              <w:webHidden/>
            </w:rPr>
            <w:instrText xml:space="preserve"> PAGEREF _Toc42726173 \h </w:instrText>
          </w:r>
          <w:r w:rsidR="006C5CB5" w:rsidRPr="00E76C76">
            <w:rPr>
              <w:noProof/>
              <w:webHidden/>
              <w:rPrChange w:id="361" w:author="Tuan Tran" w:date="2020-06-11T11:14:00Z">
                <w:rPr>
                  <w:noProof/>
                  <w:webHidden/>
                </w:rPr>
              </w:rPrChange>
            </w:rPr>
          </w:r>
          <w:r w:rsidR="006C5CB5" w:rsidRPr="00E76C76">
            <w:rPr>
              <w:noProof/>
              <w:webHidden/>
              <w:rPrChange w:id="362" w:author="Tuan Tran" w:date="2020-06-11T11:14:00Z">
                <w:rPr>
                  <w:noProof/>
                  <w:webHidden/>
                </w:rPr>
              </w:rPrChange>
            </w:rPr>
            <w:fldChar w:fldCharType="separate"/>
          </w:r>
          <w:ins w:id="363" w:author="Tuan Tran" w:date="2020-06-11T11:19:00Z">
            <w:r w:rsidR="00971ED3">
              <w:rPr>
                <w:noProof/>
                <w:webHidden/>
              </w:rPr>
              <w:t>16</w:t>
            </w:r>
          </w:ins>
          <w:del w:id="364" w:author="Tuan Tran" w:date="2020-06-11T11:15:00Z">
            <w:r w:rsidR="000F0752" w:rsidRPr="00E76C76" w:rsidDel="002B57A5">
              <w:rPr>
                <w:noProof/>
                <w:webHidden/>
              </w:rPr>
              <w:delText>14</w:delText>
            </w:r>
          </w:del>
          <w:r w:rsidR="006C5CB5" w:rsidRPr="00E76C76">
            <w:rPr>
              <w:noProof/>
              <w:webHidden/>
              <w:rPrChange w:id="365" w:author="Tuan Tran" w:date="2020-06-11T11:14:00Z">
                <w:rPr>
                  <w:noProof/>
                  <w:webHidden/>
                </w:rPr>
              </w:rPrChange>
            </w:rPr>
            <w:fldChar w:fldCharType="end"/>
          </w:r>
          <w:r w:rsidRPr="00E76C76">
            <w:rPr>
              <w:noProof/>
              <w:rPrChange w:id="366" w:author="Tuan Tran" w:date="2020-06-11T11:14:00Z">
                <w:rPr>
                  <w:noProof/>
                </w:rPr>
              </w:rPrChange>
            </w:rPr>
            <w:fldChar w:fldCharType="end"/>
          </w:r>
        </w:p>
        <w:p w14:paraId="7E3CE88B" w14:textId="6CE728E3"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367" w:author="Tuan Tran" w:date="2020-06-11T10:10:00Z">
              <w:pPr>
                <w:pStyle w:val="TOC2"/>
                <w:tabs>
                  <w:tab w:val="left" w:pos="880"/>
                  <w:tab w:val="right" w:leader="dot" w:pos="9111"/>
                </w:tabs>
              </w:pPr>
            </w:pPrChange>
          </w:pPr>
          <w:r w:rsidRPr="00E76C76">
            <w:rPr>
              <w:noProof/>
              <w:rPrChange w:id="368" w:author="Tuan Tran" w:date="2020-06-11T11:14:00Z">
                <w:rPr/>
              </w:rPrChange>
            </w:rPr>
            <w:fldChar w:fldCharType="begin"/>
          </w:r>
          <w:r w:rsidRPr="00E76C76">
            <w:rPr>
              <w:noProof/>
              <w:rPrChange w:id="369" w:author="Tuan Tran" w:date="2020-06-11T11:14:00Z">
                <w:rPr/>
              </w:rPrChange>
            </w:rPr>
            <w:instrText xml:space="preserve"> HYPERLINK \l "_Toc42726176" </w:instrText>
          </w:r>
          <w:r w:rsidRPr="00E76C76">
            <w:rPr>
              <w:noProof/>
              <w:rPrChange w:id="370" w:author="Tuan Tran" w:date="2020-06-11T11:14:00Z">
                <w:rPr>
                  <w:noProof/>
                </w:rPr>
              </w:rPrChange>
            </w:rPr>
            <w:fldChar w:fldCharType="separate"/>
          </w:r>
          <w:r w:rsidR="006C5CB5" w:rsidRPr="00E76C76">
            <w:rPr>
              <w:rStyle w:val="Hyperlink"/>
              <w:b/>
              <w:bCs/>
              <w:noProof/>
              <w:u w:val="none"/>
              <w:rPrChange w:id="371" w:author="Tuan Tran" w:date="2020-06-11T11:14:00Z">
                <w:rPr>
                  <w:rStyle w:val="Hyperlink"/>
                  <w:b/>
                  <w:bCs/>
                  <w:noProof/>
                </w:rPr>
              </w:rPrChange>
            </w:rPr>
            <w:t>3.1</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372" w:author="Tuan Tran" w:date="2020-06-11T11:14:00Z">
                <w:rPr>
                  <w:rStyle w:val="Hyperlink"/>
                  <w:b/>
                  <w:bCs/>
                  <w:noProof/>
                </w:rPr>
              </w:rPrChange>
            </w:rPr>
            <w:t>Các khái niệm và cơ chế hoạt động</w:t>
          </w:r>
          <w:r w:rsidR="006C5CB5" w:rsidRPr="00E76C76">
            <w:rPr>
              <w:noProof/>
              <w:webHidden/>
            </w:rPr>
            <w:tab/>
          </w:r>
          <w:r w:rsidR="006C5CB5" w:rsidRPr="00E76C76">
            <w:rPr>
              <w:noProof/>
              <w:webHidden/>
              <w:rPrChange w:id="373" w:author="Tuan Tran" w:date="2020-06-11T11:14:00Z">
                <w:rPr>
                  <w:noProof/>
                  <w:webHidden/>
                </w:rPr>
              </w:rPrChange>
            </w:rPr>
            <w:fldChar w:fldCharType="begin"/>
          </w:r>
          <w:r w:rsidR="006C5CB5" w:rsidRPr="00E76C76">
            <w:rPr>
              <w:noProof/>
              <w:webHidden/>
            </w:rPr>
            <w:instrText xml:space="preserve"> PAGEREF _Toc42726176 \h </w:instrText>
          </w:r>
          <w:r w:rsidR="006C5CB5" w:rsidRPr="00E76C76">
            <w:rPr>
              <w:noProof/>
              <w:webHidden/>
              <w:rPrChange w:id="374" w:author="Tuan Tran" w:date="2020-06-11T11:14:00Z">
                <w:rPr>
                  <w:noProof/>
                  <w:webHidden/>
                </w:rPr>
              </w:rPrChange>
            </w:rPr>
          </w:r>
          <w:r w:rsidR="006C5CB5" w:rsidRPr="00E76C76">
            <w:rPr>
              <w:noProof/>
              <w:webHidden/>
              <w:rPrChange w:id="375" w:author="Tuan Tran" w:date="2020-06-11T11:14:00Z">
                <w:rPr>
                  <w:noProof/>
                  <w:webHidden/>
                </w:rPr>
              </w:rPrChange>
            </w:rPr>
            <w:fldChar w:fldCharType="separate"/>
          </w:r>
          <w:ins w:id="376" w:author="Tuan Tran" w:date="2020-06-11T11:19:00Z">
            <w:r w:rsidR="00971ED3">
              <w:rPr>
                <w:noProof/>
                <w:webHidden/>
              </w:rPr>
              <w:t>16</w:t>
            </w:r>
          </w:ins>
          <w:del w:id="377" w:author="Tuan Tran" w:date="2020-06-11T11:15:00Z">
            <w:r w:rsidR="000F0752" w:rsidRPr="00E76C76" w:rsidDel="002B57A5">
              <w:rPr>
                <w:noProof/>
                <w:webHidden/>
              </w:rPr>
              <w:delText>14</w:delText>
            </w:r>
          </w:del>
          <w:r w:rsidR="006C5CB5" w:rsidRPr="00E76C76">
            <w:rPr>
              <w:noProof/>
              <w:webHidden/>
              <w:rPrChange w:id="378" w:author="Tuan Tran" w:date="2020-06-11T11:14:00Z">
                <w:rPr>
                  <w:noProof/>
                  <w:webHidden/>
                </w:rPr>
              </w:rPrChange>
            </w:rPr>
            <w:fldChar w:fldCharType="end"/>
          </w:r>
          <w:r w:rsidRPr="00E76C76">
            <w:rPr>
              <w:noProof/>
              <w:rPrChange w:id="379" w:author="Tuan Tran" w:date="2020-06-11T11:14:00Z">
                <w:rPr>
                  <w:noProof/>
                </w:rPr>
              </w:rPrChange>
            </w:rPr>
            <w:fldChar w:fldCharType="end"/>
          </w:r>
        </w:p>
        <w:p w14:paraId="01B21D74" w14:textId="778E913A"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380" w:author="Tuan Tran" w:date="2020-06-11T10:10:00Z">
              <w:pPr>
                <w:pStyle w:val="TOC3"/>
                <w:tabs>
                  <w:tab w:val="left" w:pos="1320"/>
                  <w:tab w:val="right" w:leader="dot" w:pos="9111"/>
                </w:tabs>
              </w:pPr>
            </w:pPrChange>
          </w:pPr>
          <w:r w:rsidRPr="00E76C76">
            <w:rPr>
              <w:noProof/>
              <w:rPrChange w:id="381" w:author="Tuan Tran" w:date="2020-06-11T11:14:00Z">
                <w:rPr/>
              </w:rPrChange>
            </w:rPr>
            <w:fldChar w:fldCharType="begin"/>
          </w:r>
          <w:r w:rsidRPr="00E76C76">
            <w:rPr>
              <w:noProof/>
              <w:rPrChange w:id="382" w:author="Tuan Tran" w:date="2020-06-11T11:14:00Z">
                <w:rPr/>
              </w:rPrChange>
            </w:rPr>
            <w:instrText xml:space="preserve"> HYPERLINK \l "_Toc42726177" </w:instrText>
          </w:r>
          <w:r w:rsidRPr="00E76C76">
            <w:rPr>
              <w:noProof/>
              <w:rPrChange w:id="383" w:author="Tuan Tran" w:date="2020-06-11T11:14:00Z">
                <w:rPr>
                  <w:noProof/>
                </w:rPr>
              </w:rPrChange>
            </w:rPr>
            <w:fldChar w:fldCharType="separate"/>
          </w:r>
          <w:r w:rsidR="006C5CB5" w:rsidRPr="00E76C76">
            <w:rPr>
              <w:rStyle w:val="Hyperlink"/>
              <w:i/>
              <w:iCs/>
              <w:noProof/>
              <w:u w:val="none"/>
              <w:rPrChange w:id="384" w:author="Tuan Tran" w:date="2020-06-11T11:14:00Z">
                <w:rPr>
                  <w:rStyle w:val="Hyperlink"/>
                  <w:i/>
                  <w:iCs/>
                  <w:noProof/>
                </w:rPr>
              </w:rPrChange>
            </w:rPr>
            <w:t>3.1.1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385" w:author="Tuan Tran" w:date="2020-06-11T11:14:00Z">
                <w:rPr>
                  <w:rStyle w:val="Hyperlink"/>
                  <w:i/>
                  <w:iCs/>
                  <w:noProof/>
                </w:rPr>
              </w:rPrChange>
            </w:rPr>
            <w:t>Tổng quan về C#</w:t>
          </w:r>
          <w:r w:rsidR="006C5CB5" w:rsidRPr="00E76C76">
            <w:rPr>
              <w:noProof/>
              <w:webHidden/>
            </w:rPr>
            <w:tab/>
          </w:r>
          <w:r w:rsidR="006C5CB5" w:rsidRPr="00E76C76">
            <w:rPr>
              <w:noProof/>
              <w:webHidden/>
              <w:rPrChange w:id="386" w:author="Tuan Tran" w:date="2020-06-11T11:14:00Z">
                <w:rPr>
                  <w:noProof/>
                  <w:webHidden/>
                </w:rPr>
              </w:rPrChange>
            </w:rPr>
            <w:fldChar w:fldCharType="begin"/>
          </w:r>
          <w:r w:rsidR="006C5CB5" w:rsidRPr="00E76C76">
            <w:rPr>
              <w:noProof/>
              <w:webHidden/>
            </w:rPr>
            <w:instrText xml:space="preserve"> PAGEREF _Toc42726177 \h </w:instrText>
          </w:r>
          <w:r w:rsidR="006C5CB5" w:rsidRPr="00E76C76">
            <w:rPr>
              <w:noProof/>
              <w:webHidden/>
              <w:rPrChange w:id="387" w:author="Tuan Tran" w:date="2020-06-11T11:14:00Z">
                <w:rPr>
                  <w:noProof/>
                  <w:webHidden/>
                </w:rPr>
              </w:rPrChange>
            </w:rPr>
          </w:r>
          <w:r w:rsidR="006C5CB5" w:rsidRPr="00E76C76">
            <w:rPr>
              <w:noProof/>
              <w:webHidden/>
              <w:rPrChange w:id="388" w:author="Tuan Tran" w:date="2020-06-11T11:14:00Z">
                <w:rPr>
                  <w:noProof/>
                  <w:webHidden/>
                </w:rPr>
              </w:rPrChange>
            </w:rPr>
            <w:fldChar w:fldCharType="separate"/>
          </w:r>
          <w:ins w:id="389" w:author="Tuan Tran" w:date="2020-06-11T11:19:00Z">
            <w:r w:rsidR="00971ED3">
              <w:rPr>
                <w:noProof/>
                <w:webHidden/>
              </w:rPr>
              <w:t>16</w:t>
            </w:r>
          </w:ins>
          <w:del w:id="390" w:author="Tuan Tran" w:date="2020-06-11T11:15:00Z">
            <w:r w:rsidR="000F0752" w:rsidRPr="00E76C76" w:rsidDel="002B57A5">
              <w:rPr>
                <w:noProof/>
                <w:webHidden/>
              </w:rPr>
              <w:delText>14</w:delText>
            </w:r>
          </w:del>
          <w:r w:rsidR="006C5CB5" w:rsidRPr="00E76C76">
            <w:rPr>
              <w:noProof/>
              <w:webHidden/>
              <w:rPrChange w:id="391" w:author="Tuan Tran" w:date="2020-06-11T11:14:00Z">
                <w:rPr>
                  <w:noProof/>
                  <w:webHidden/>
                </w:rPr>
              </w:rPrChange>
            </w:rPr>
            <w:fldChar w:fldCharType="end"/>
          </w:r>
          <w:r w:rsidRPr="00E76C76">
            <w:rPr>
              <w:noProof/>
              <w:rPrChange w:id="392" w:author="Tuan Tran" w:date="2020-06-11T11:14:00Z">
                <w:rPr>
                  <w:noProof/>
                </w:rPr>
              </w:rPrChange>
            </w:rPr>
            <w:fldChar w:fldCharType="end"/>
          </w:r>
        </w:p>
        <w:p w14:paraId="29208F7C" w14:textId="7907B780"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393" w:author="Tuan Tran" w:date="2020-06-11T10:10:00Z">
              <w:pPr>
                <w:pStyle w:val="TOC3"/>
                <w:tabs>
                  <w:tab w:val="left" w:pos="1320"/>
                  <w:tab w:val="right" w:leader="dot" w:pos="9111"/>
                </w:tabs>
              </w:pPr>
            </w:pPrChange>
          </w:pPr>
          <w:r w:rsidRPr="00E76C76">
            <w:rPr>
              <w:noProof/>
              <w:rPrChange w:id="394" w:author="Tuan Tran" w:date="2020-06-11T11:14:00Z">
                <w:rPr/>
              </w:rPrChange>
            </w:rPr>
            <w:fldChar w:fldCharType="begin"/>
          </w:r>
          <w:r w:rsidRPr="00E76C76">
            <w:rPr>
              <w:noProof/>
              <w:rPrChange w:id="395" w:author="Tuan Tran" w:date="2020-06-11T11:14:00Z">
                <w:rPr/>
              </w:rPrChange>
            </w:rPr>
            <w:instrText xml:space="preserve"> HYPERLINK \l "_Toc42726178" </w:instrText>
          </w:r>
          <w:r w:rsidRPr="00E76C76">
            <w:rPr>
              <w:noProof/>
              <w:rPrChange w:id="396" w:author="Tuan Tran" w:date="2020-06-11T11:14:00Z">
                <w:rPr>
                  <w:noProof/>
                </w:rPr>
              </w:rPrChange>
            </w:rPr>
            <w:fldChar w:fldCharType="separate"/>
          </w:r>
          <w:r w:rsidR="006C5CB5" w:rsidRPr="00E76C76">
            <w:rPr>
              <w:rStyle w:val="Hyperlink"/>
              <w:i/>
              <w:iCs/>
              <w:noProof/>
              <w:u w:val="none"/>
              <w:rPrChange w:id="397" w:author="Tuan Tran" w:date="2020-06-11T11:14:00Z">
                <w:rPr>
                  <w:rStyle w:val="Hyperlink"/>
                  <w:i/>
                  <w:iCs/>
                  <w:noProof/>
                </w:rPr>
              </w:rPrChange>
            </w:rPr>
            <w:t>3.1.2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398" w:author="Tuan Tran" w:date="2020-06-11T11:14:00Z">
                <w:rPr>
                  <w:rStyle w:val="Hyperlink"/>
                  <w:i/>
                  <w:iCs/>
                  <w:noProof/>
                </w:rPr>
              </w:rPrChange>
            </w:rPr>
            <w:t>Giới thiệu về hệ quản trị cơ sở dữ liệu SQL Server</w:t>
          </w:r>
          <w:r w:rsidR="006C5CB5" w:rsidRPr="00E76C76">
            <w:rPr>
              <w:noProof/>
              <w:webHidden/>
            </w:rPr>
            <w:tab/>
          </w:r>
          <w:r w:rsidR="006C5CB5" w:rsidRPr="00E76C76">
            <w:rPr>
              <w:noProof/>
              <w:webHidden/>
              <w:rPrChange w:id="399" w:author="Tuan Tran" w:date="2020-06-11T11:14:00Z">
                <w:rPr>
                  <w:noProof/>
                  <w:webHidden/>
                </w:rPr>
              </w:rPrChange>
            </w:rPr>
            <w:fldChar w:fldCharType="begin"/>
          </w:r>
          <w:r w:rsidR="006C5CB5" w:rsidRPr="00E76C76">
            <w:rPr>
              <w:noProof/>
              <w:webHidden/>
            </w:rPr>
            <w:instrText xml:space="preserve"> PAGEREF _Toc42726178 \h </w:instrText>
          </w:r>
          <w:r w:rsidR="006C5CB5" w:rsidRPr="00E76C76">
            <w:rPr>
              <w:noProof/>
              <w:webHidden/>
              <w:rPrChange w:id="400" w:author="Tuan Tran" w:date="2020-06-11T11:14:00Z">
                <w:rPr>
                  <w:noProof/>
                  <w:webHidden/>
                </w:rPr>
              </w:rPrChange>
            </w:rPr>
          </w:r>
          <w:r w:rsidR="006C5CB5" w:rsidRPr="00E76C76">
            <w:rPr>
              <w:noProof/>
              <w:webHidden/>
              <w:rPrChange w:id="401" w:author="Tuan Tran" w:date="2020-06-11T11:14:00Z">
                <w:rPr>
                  <w:noProof/>
                  <w:webHidden/>
                </w:rPr>
              </w:rPrChange>
            </w:rPr>
            <w:fldChar w:fldCharType="separate"/>
          </w:r>
          <w:ins w:id="402" w:author="Tuan Tran" w:date="2020-06-11T11:19:00Z">
            <w:r w:rsidR="00971ED3">
              <w:rPr>
                <w:noProof/>
                <w:webHidden/>
              </w:rPr>
              <w:t>18</w:t>
            </w:r>
          </w:ins>
          <w:del w:id="403" w:author="Tuan Tran" w:date="2020-06-11T11:15:00Z">
            <w:r w:rsidR="000F0752" w:rsidRPr="00E76C76" w:rsidDel="002B57A5">
              <w:rPr>
                <w:noProof/>
                <w:webHidden/>
              </w:rPr>
              <w:delText>16</w:delText>
            </w:r>
          </w:del>
          <w:r w:rsidR="006C5CB5" w:rsidRPr="00E76C76">
            <w:rPr>
              <w:noProof/>
              <w:webHidden/>
              <w:rPrChange w:id="404" w:author="Tuan Tran" w:date="2020-06-11T11:14:00Z">
                <w:rPr>
                  <w:noProof/>
                  <w:webHidden/>
                </w:rPr>
              </w:rPrChange>
            </w:rPr>
            <w:fldChar w:fldCharType="end"/>
          </w:r>
          <w:r w:rsidRPr="00E76C76">
            <w:rPr>
              <w:noProof/>
              <w:rPrChange w:id="405" w:author="Tuan Tran" w:date="2020-06-11T11:14:00Z">
                <w:rPr>
                  <w:noProof/>
                </w:rPr>
              </w:rPrChange>
            </w:rPr>
            <w:fldChar w:fldCharType="end"/>
          </w:r>
        </w:p>
        <w:p w14:paraId="612D3F32" w14:textId="7F6E8934"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406" w:author="Tuan Tran" w:date="2020-06-11T10:10:00Z">
              <w:pPr>
                <w:pStyle w:val="TOC2"/>
                <w:tabs>
                  <w:tab w:val="left" w:pos="880"/>
                  <w:tab w:val="right" w:leader="dot" w:pos="9111"/>
                </w:tabs>
              </w:pPr>
            </w:pPrChange>
          </w:pPr>
          <w:r w:rsidRPr="00E76C76">
            <w:rPr>
              <w:noProof/>
              <w:rPrChange w:id="407" w:author="Tuan Tran" w:date="2020-06-11T11:14:00Z">
                <w:rPr/>
              </w:rPrChange>
            </w:rPr>
            <w:fldChar w:fldCharType="begin"/>
          </w:r>
          <w:r w:rsidRPr="00E76C76">
            <w:rPr>
              <w:noProof/>
              <w:rPrChange w:id="408" w:author="Tuan Tran" w:date="2020-06-11T11:14:00Z">
                <w:rPr/>
              </w:rPrChange>
            </w:rPr>
            <w:instrText xml:space="preserve"> HYPERLINK \l "_Toc42726179" </w:instrText>
          </w:r>
          <w:r w:rsidRPr="00E76C76">
            <w:rPr>
              <w:noProof/>
              <w:rPrChange w:id="409" w:author="Tuan Tran" w:date="2020-06-11T11:14:00Z">
                <w:rPr>
                  <w:noProof/>
                </w:rPr>
              </w:rPrChange>
            </w:rPr>
            <w:fldChar w:fldCharType="separate"/>
          </w:r>
          <w:r w:rsidR="006C5CB5" w:rsidRPr="00E76C76">
            <w:rPr>
              <w:rStyle w:val="Hyperlink"/>
              <w:b/>
              <w:bCs/>
              <w:noProof/>
              <w:u w:val="none"/>
              <w:rPrChange w:id="410" w:author="Tuan Tran" w:date="2020-06-11T11:14:00Z">
                <w:rPr>
                  <w:rStyle w:val="Hyperlink"/>
                  <w:b/>
                  <w:bCs/>
                  <w:noProof/>
                </w:rPr>
              </w:rPrChange>
            </w:rPr>
            <w:t>3.2</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411" w:author="Tuan Tran" w:date="2020-06-11T11:14:00Z">
                <w:rPr>
                  <w:rStyle w:val="Hyperlink"/>
                  <w:b/>
                  <w:bCs/>
                  <w:noProof/>
                </w:rPr>
              </w:rPrChange>
            </w:rPr>
            <w:t>Mô hình giải pháp</w:t>
          </w:r>
          <w:r w:rsidR="006C5CB5" w:rsidRPr="00E76C76">
            <w:rPr>
              <w:noProof/>
              <w:webHidden/>
            </w:rPr>
            <w:tab/>
          </w:r>
          <w:r w:rsidR="006C5CB5" w:rsidRPr="00E76C76">
            <w:rPr>
              <w:noProof/>
              <w:webHidden/>
              <w:rPrChange w:id="412" w:author="Tuan Tran" w:date="2020-06-11T11:14:00Z">
                <w:rPr>
                  <w:noProof/>
                  <w:webHidden/>
                </w:rPr>
              </w:rPrChange>
            </w:rPr>
            <w:fldChar w:fldCharType="begin"/>
          </w:r>
          <w:r w:rsidR="006C5CB5" w:rsidRPr="00E76C76">
            <w:rPr>
              <w:noProof/>
              <w:webHidden/>
            </w:rPr>
            <w:instrText xml:space="preserve"> PAGEREF _Toc42726179 \h </w:instrText>
          </w:r>
          <w:r w:rsidR="006C5CB5" w:rsidRPr="00E76C76">
            <w:rPr>
              <w:noProof/>
              <w:webHidden/>
              <w:rPrChange w:id="413" w:author="Tuan Tran" w:date="2020-06-11T11:14:00Z">
                <w:rPr>
                  <w:noProof/>
                  <w:webHidden/>
                </w:rPr>
              </w:rPrChange>
            </w:rPr>
          </w:r>
          <w:r w:rsidR="006C5CB5" w:rsidRPr="00E76C76">
            <w:rPr>
              <w:noProof/>
              <w:webHidden/>
              <w:rPrChange w:id="414" w:author="Tuan Tran" w:date="2020-06-11T11:14:00Z">
                <w:rPr>
                  <w:noProof/>
                  <w:webHidden/>
                </w:rPr>
              </w:rPrChange>
            </w:rPr>
            <w:fldChar w:fldCharType="separate"/>
          </w:r>
          <w:ins w:id="415" w:author="Tuan Tran" w:date="2020-06-11T11:19:00Z">
            <w:r w:rsidR="00971ED3">
              <w:rPr>
                <w:noProof/>
                <w:webHidden/>
              </w:rPr>
              <w:t>19</w:t>
            </w:r>
          </w:ins>
          <w:del w:id="416" w:author="Tuan Tran" w:date="2020-06-11T11:15:00Z">
            <w:r w:rsidR="000F0752" w:rsidRPr="00E76C76" w:rsidDel="002B57A5">
              <w:rPr>
                <w:noProof/>
                <w:webHidden/>
              </w:rPr>
              <w:delText>17</w:delText>
            </w:r>
          </w:del>
          <w:r w:rsidR="006C5CB5" w:rsidRPr="00E76C76">
            <w:rPr>
              <w:noProof/>
              <w:webHidden/>
              <w:rPrChange w:id="417" w:author="Tuan Tran" w:date="2020-06-11T11:14:00Z">
                <w:rPr>
                  <w:noProof/>
                  <w:webHidden/>
                </w:rPr>
              </w:rPrChange>
            </w:rPr>
            <w:fldChar w:fldCharType="end"/>
          </w:r>
          <w:r w:rsidRPr="00E76C76">
            <w:rPr>
              <w:noProof/>
              <w:rPrChange w:id="418" w:author="Tuan Tran" w:date="2020-06-11T11:14:00Z">
                <w:rPr>
                  <w:noProof/>
                </w:rPr>
              </w:rPrChange>
            </w:rPr>
            <w:fldChar w:fldCharType="end"/>
          </w:r>
        </w:p>
        <w:p w14:paraId="1FDE4605" w14:textId="6960C703"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419" w:author="Tuan Tran" w:date="2020-06-11T10:10:00Z">
              <w:pPr>
                <w:pStyle w:val="TOC3"/>
                <w:tabs>
                  <w:tab w:val="left" w:pos="1320"/>
                  <w:tab w:val="right" w:leader="dot" w:pos="9111"/>
                </w:tabs>
              </w:pPr>
            </w:pPrChange>
          </w:pPr>
          <w:r w:rsidRPr="00E76C76">
            <w:rPr>
              <w:noProof/>
              <w:rPrChange w:id="420" w:author="Tuan Tran" w:date="2020-06-11T11:14:00Z">
                <w:rPr/>
              </w:rPrChange>
            </w:rPr>
            <w:fldChar w:fldCharType="begin"/>
          </w:r>
          <w:r w:rsidRPr="00E76C76">
            <w:rPr>
              <w:noProof/>
              <w:rPrChange w:id="421" w:author="Tuan Tran" w:date="2020-06-11T11:14:00Z">
                <w:rPr/>
              </w:rPrChange>
            </w:rPr>
            <w:instrText xml:space="preserve"> HYPERLINK \l "_Toc42726180" </w:instrText>
          </w:r>
          <w:r w:rsidRPr="00E76C76">
            <w:rPr>
              <w:noProof/>
              <w:rPrChange w:id="422" w:author="Tuan Tran" w:date="2020-06-11T11:14:00Z">
                <w:rPr>
                  <w:noProof/>
                </w:rPr>
              </w:rPrChange>
            </w:rPr>
            <w:fldChar w:fldCharType="separate"/>
          </w:r>
          <w:r w:rsidR="006C5CB5" w:rsidRPr="00E76C76">
            <w:rPr>
              <w:rStyle w:val="Hyperlink"/>
              <w:i/>
              <w:iCs/>
              <w:noProof/>
              <w:u w:val="none"/>
              <w:rPrChange w:id="423" w:author="Tuan Tran" w:date="2020-06-11T11:14:00Z">
                <w:rPr>
                  <w:rStyle w:val="Hyperlink"/>
                  <w:i/>
                  <w:iCs/>
                  <w:noProof/>
                </w:rPr>
              </w:rPrChange>
            </w:rPr>
            <w:t>3.2.1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424" w:author="Tuan Tran" w:date="2020-06-11T11:14:00Z">
                <w:rPr>
                  <w:rStyle w:val="Hyperlink"/>
                  <w:i/>
                  <w:iCs/>
                  <w:noProof/>
                </w:rPr>
              </w:rPrChange>
            </w:rPr>
            <w:t>Mô hình tổng quát</w:t>
          </w:r>
          <w:r w:rsidR="006C5CB5" w:rsidRPr="00E76C76">
            <w:rPr>
              <w:noProof/>
              <w:webHidden/>
            </w:rPr>
            <w:tab/>
          </w:r>
          <w:r w:rsidR="006C5CB5" w:rsidRPr="00E76C76">
            <w:rPr>
              <w:noProof/>
              <w:webHidden/>
              <w:rPrChange w:id="425" w:author="Tuan Tran" w:date="2020-06-11T11:14:00Z">
                <w:rPr>
                  <w:noProof/>
                  <w:webHidden/>
                </w:rPr>
              </w:rPrChange>
            </w:rPr>
            <w:fldChar w:fldCharType="begin"/>
          </w:r>
          <w:r w:rsidR="006C5CB5" w:rsidRPr="00E76C76">
            <w:rPr>
              <w:noProof/>
              <w:webHidden/>
            </w:rPr>
            <w:instrText xml:space="preserve"> PAGEREF _Toc42726180 \h </w:instrText>
          </w:r>
          <w:r w:rsidR="006C5CB5" w:rsidRPr="00E76C76">
            <w:rPr>
              <w:noProof/>
              <w:webHidden/>
              <w:rPrChange w:id="426" w:author="Tuan Tran" w:date="2020-06-11T11:14:00Z">
                <w:rPr>
                  <w:noProof/>
                  <w:webHidden/>
                </w:rPr>
              </w:rPrChange>
            </w:rPr>
          </w:r>
          <w:r w:rsidR="006C5CB5" w:rsidRPr="00E76C76">
            <w:rPr>
              <w:noProof/>
              <w:webHidden/>
              <w:rPrChange w:id="427" w:author="Tuan Tran" w:date="2020-06-11T11:14:00Z">
                <w:rPr>
                  <w:noProof/>
                  <w:webHidden/>
                </w:rPr>
              </w:rPrChange>
            </w:rPr>
            <w:fldChar w:fldCharType="separate"/>
          </w:r>
          <w:ins w:id="428" w:author="Tuan Tran" w:date="2020-06-11T11:19:00Z">
            <w:r w:rsidR="00971ED3">
              <w:rPr>
                <w:noProof/>
                <w:webHidden/>
              </w:rPr>
              <w:t>19</w:t>
            </w:r>
          </w:ins>
          <w:del w:id="429" w:author="Tuan Tran" w:date="2020-06-11T11:15:00Z">
            <w:r w:rsidR="000F0752" w:rsidRPr="00E76C76" w:rsidDel="002B57A5">
              <w:rPr>
                <w:noProof/>
                <w:webHidden/>
              </w:rPr>
              <w:delText>17</w:delText>
            </w:r>
          </w:del>
          <w:r w:rsidR="006C5CB5" w:rsidRPr="00E76C76">
            <w:rPr>
              <w:noProof/>
              <w:webHidden/>
              <w:rPrChange w:id="430" w:author="Tuan Tran" w:date="2020-06-11T11:14:00Z">
                <w:rPr>
                  <w:noProof/>
                  <w:webHidden/>
                </w:rPr>
              </w:rPrChange>
            </w:rPr>
            <w:fldChar w:fldCharType="end"/>
          </w:r>
          <w:r w:rsidRPr="00E76C76">
            <w:rPr>
              <w:noProof/>
              <w:rPrChange w:id="431" w:author="Tuan Tran" w:date="2020-06-11T11:14:00Z">
                <w:rPr>
                  <w:noProof/>
                </w:rPr>
              </w:rPrChange>
            </w:rPr>
            <w:fldChar w:fldCharType="end"/>
          </w:r>
        </w:p>
        <w:p w14:paraId="2D30F407" w14:textId="11F4EE79"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432" w:author="Tuan Tran" w:date="2020-06-11T10:10:00Z">
              <w:pPr>
                <w:pStyle w:val="TOC3"/>
                <w:tabs>
                  <w:tab w:val="left" w:pos="1320"/>
                  <w:tab w:val="right" w:leader="dot" w:pos="9111"/>
                </w:tabs>
              </w:pPr>
            </w:pPrChange>
          </w:pPr>
          <w:r w:rsidRPr="00E76C76">
            <w:rPr>
              <w:noProof/>
              <w:rPrChange w:id="433" w:author="Tuan Tran" w:date="2020-06-11T11:14:00Z">
                <w:rPr/>
              </w:rPrChange>
            </w:rPr>
            <w:fldChar w:fldCharType="begin"/>
          </w:r>
          <w:r w:rsidRPr="00E76C76">
            <w:rPr>
              <w:noProof/>
              <w:rPrChange w:id="434" w:author="Tuan Tran" w:date="2020-06-11T11:14:00Z">
                <w:rPr/>
              </w:rPrChange>
            </w:rPr>
            <w:instrText xml:space="preserve"> HYPERLINK \l "_Toc42726181" </w:instrText>
          </w:r>
          <w:r w:rsidRPr="00E76C76">
            <w:rPr>
              <w:noProof/>
              <w:rPrChange w:id="435" w:author="Tuan Tran" w:date="2020-06-11T11:14:00Z">
                <w:rPr>
                  <w:noProof/>
                </w:rPr>
              </w:rPrChange>
            </w:rPr>
            <w:fldChar w:fldCharType="separate"/>
          </w:r>
          <w:r w:rsidR="006C5CB5" w:rsidRPr="00E76C76">
            <w:rPr>
              <w:rStyle w:val="Hyperlink"/>
              <w:i/>
              <w:iCs/>
              <w:noProof/>
              <w:u w:val="none"/>
              <w:rPrChange w:id="436" w:author="Tuan Tran" w:date="2020-06-11T11:14:00Z">
                <w:rPr>
                  <w:rStyle w:val="Hyperlink"/>
                  <w:i/>
                  <w:iCs/>
                  <w:noProof/>
                </w:rPr>
              </w:rPrChange>
            </w:rPr>
            <w:t>3.2.2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437" w:author="Tuan Tran" w:date="2020-06-11T11:14:00Z">
                <w:rPr>
                  <w:rStyle w:val="Hyperlink"/>
                  <w:i/>
                  <w:iCs/>
                  <w:noProof/>
                </w:rPr>
              </w:rPrChange>
            </w:rPr>
            <w:t>Mô hình Usecase tổng quát</w:t>
          </w:r>
          <w:r w:rsidR="006C5CB5" w:rsidRPr="00E76C76">
            <w:rPr>
              <w:noProof/>
              <w:webHidden/>
            </w:rPr>
            <w:tab/>
          </w:r>
          <w:r w:rsidR="006C5CB5" w:rsidRPr="00E76C76">
            <w:rPr>
              <w:noProof/>
              <w:webHidden/>
              <w:rPrChange w:id="438" w:author="Tuan Tran" w:date="2020-06-11T11:14:00Z">
                <w:rPr>
                  <w:noProof/>
                  <w:webHidden/>
                </w:rPr>
              </w:rPrChange>
            </w:rPr>
            <w:fldChar w:fldCharType="begin"/>
          </w:r>
          <w:r w:rsidR="006C5CB5" w:rsidRPr="00E76C76">
            <w:rPr>
              <w:noProof/>
              <w:webHidden/>
            </w:rPr>
            <w:instrText xml:space="preserve"> PAGEREF _Toc42726181 \h </w:instrText>
          </w:r>
          <w:r w:rsidR="006C5CB5" w:rsidRPr="00E76C76">
            <w:rPr>
              <w:noProof/>
              <w:webHidden/>
              <w:rPrChange w:id="439" w:author="Tuan Tran" w:date="2020-06-11T11:14:00Z">
                <w:rPr>
                  <w:noProof/>
                  <w:webHidden/>
                </w:rPr>
              </w:rPrChange>
            </w:rPr>
          </w:r>
          <w:r w:rsidR="006C5CB5" w:rsidRPr="00E76C76">
            <w:rPr>
              <w:noProof/>
              <w:webHidden/>
              <w:rPrChange w:id="440" w:author="Tuan Tran" w:date="2020-06-11T11:14:00Z">
                <w:rPr>
                  <w:noProof/>
                  <w:webHidden/>
                </w:rPr>
              </w:rPrChange>
            </w:rPr>
            <w:fldChar w:fldCharType="separate"/>
          </w:r>
          <w:ins w:id="441" w:author="Tuan Tran" w:date="2020-06-11T11:19:00Z">
            <w:r w:rsidR="00971ED3">
              <w:rPr>
                <w:noProof/>
                <w:webHidden/>
              </w:rPr>
              <w:t>19</w:t>
            </w:r>
          </w:ins>
          <w:del w:id="442" w:author="Tuan Tran" w:date="2020-06-11T11:15:00Z">
            <w:r w:rsidR="000F0752" w:rsidRPr="00E76C76" w:rsidDel="002B57A5">
              <w:rPr>
                <w:noProof/>
                <w:webHidden/>
              </w:rPr>
              <w:delText>17</w:delText>
            </w:r>
          </w:del>
          <w:r w:rsidR="006C5CB5" w:rsidRPr="00E76C76">
            <w:rPr>
              <w:noProof/>
              <w:webHidden/>
              <w:rPrChange w:id="443" w:author="Tuan Tran" w:date="2020-06-11T11:14:00Z">
                <w:rPr>
                  <w:noProof/>
                  <w:webHidden/>
                </w:rPr>
              </w:rPrChange>
            </w:rPr>
            <w:fldChar w:fldCharType="end"/>
          </w:r>
          <w:r w:rsidRPr="00E76C76">
            <w:rPr>
              <w:noProof/>
              <w:rPrChange w:id="444" w:author="Tuan Tran" w:date="2020-06-11T11:14:00Z">
                <w:rPr>
                  <w:noProof/>
                </w:rPr>
              </w:rPrChange>
            </w:rPr>
            <w:fldChar w:fldCharType="end"/>
          </w:r>
        </w:p>
        <w:p w14:paraId="4A0E6B96" w14:textId="06C020D6"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445" w:author="Tuan Tran" w:date="2020-06-11T10:10:00Z">
              <w:pPr>
                <w:pStyle w:val="TOC3"/>
                <w:tabs>
                  <w:tab w:val="left" w:pos="1320"/>
                  <w:tab w:val="right" w:leader="dot" w:pos="9111"/>
                </w:tabs>
              </w:pPr>
            </w:pPrChange>
          </w:pPr>
          <w:r w:rsidRPr="00E76C76">
            <w:rPr>
              <w:noProof/>
              <w:rPrChange w:id="446" w:author="Tuan Tran" w:date="2020-06-11T11:14:00Z">
                <w:rPr/>
              </w:rPrChange>
            </w:rPr>
            <w:fldChar w:fldCharType="begin"/>
          </w:r>
          <w:r w:rsidRPr="00E76C76">
            <w:rPr>
              <w:noProof/>
              <w:rPrChange w:id="447" w:author="Tuan Tran" w:date="2020-06-11T11:14:00Z">
                <w:rPr/>
              </w:rPrChange>
            </w:rPr>
            <w:instrText xml:space="preserve"> HYPERLINK \l "_Toc42726182" </w:instrText>
          </w:r>
          <w:r w:rsidRPr="00E76C76">
            <w:rPr>
              <w:noProof/>
              <w:rPrChange w:id="448" w:author="Tuan Tran" w:date="2020-06-11T11:14:00Z">
                <w:rPr>
                  <w:noProof/>
                </w:rPr>
              </w:rPrChange>
            </w:rPr>
            <w:fldChar w:fldCharType="separate"/>
          </w:r>
          <w:r w:rsidR="006C5CB5" w:rsidRPr="00E76C76">
            <w:rPr>
              <w:rStyle w:val="Hyperlink"/>
              <w:i/>
              <w:iCs/>
              <w:noProof/>
              <w:u w:val="none"/>
              <w:rPrChange w:id="449" w:author="Tuan Tran" w:date="2020-06-11T11:14:00Z">
                <w:rPr>
                  <w:rStyle w:val="Hyperlink"/>
                  <w:i/>
                  <w:iCs/>
                  <w:noProof/>
                </w:rPr>
              </w:rPrChange>
            </w:rPr>
            <w:t>3.2.3</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450" w:author="Tuan Tran" w:date="2020-06-11T11:14:00Z">
                <w:rPr>
                  <w:rStyle w:val="Hyperlink"/>
                  <w:i/>
                  <w:iCs/>
                  <w:noProof/>
                </w:rPr>
              </w:rPrChange>
            </w:rPr>
            <w:t>Mô hình Usecase phân rã</w:t>
          </w:r>
          <w:r w:rsidR="006C5CB5" w:rsidRPr="00E76C76">
            <w:rPr>
              <w:noProof/>
              <w:webHidden/>
            </w:rPr>
            <w:tab/>
          </w:r>
          <w:r w:rsidR="006C5CB5" w:rsidRPr="00E76C76">
            <w:rPr>
              <w:noProof/>
              <w:webHidden/>
              <w:rPrChange w:id="451" w:author="Tuan Tran" w:date="2020-06-11T11:14:00Z">
                <w:rPr>
                  <w:noProof/>
                  <w:webHidden/>
                </w:rPr>
              </w:rPrChange>
            </w:rPr>
            <w:fldChar w:fldCharType="begin"/>
          </w:r>
          <w:r w:rsidR="006C5CB5" w:rsidRPr="00E76C76">
            <w:rPr>
              <w:noProof/>
              <w:webHidden/>
            </w:rPr>
            <w:instrText xml:space="preserve"> PAGEREF _Toc42726182 \h </w:instrText>
          </w:r>
          <w:r w:rsidR="006C5CB5" w:rsidRPr="00E76C76">
            <w:rPr>
              <w:noProof/>
              <w:webHidden/>
              <w:rPrChange w:id="452" w:author="Tuan Tran" w:date="2020-06-11T11:14:00Z">
                <w:rPr>
                  <w:noProof/>
                  <w:webHidden/>
                </w:rPr>
              </w:rPrChange>
            </w:rPr>
          </w:r>
          <w:r w:rsidR="006C5CB5" w:rsidRPr="00E76C76">
            <w:rPr>
              <w:noProof/>
              <w:webHidden/>
              <w:rPrChange w:id="453" w:author="Tuan Tran" w:date="2020-06-11T11:14:00Z">
                <w:rPr>
                  <w:noProof/>
                  <w:webHidden/>
                </w:rPr>
              </w:rPrChange>
            </w:rPr>
            <w:fldChar w:fldCharType="separate"/>
          </w:r>
          <w:ins w:id="454" w:author="Tuan Tran" w:date="2020-06-11T11:19:00Z">
            <w:r w:rsidR="00971ED3">
              <w:rPr>
                <w:noProof/>
                <w:webHidden/>
              </w:rPr>
              <w:t>20</w:t>
            </w:r>
          </w:ins>
          <w:del w:id="455" w:author="Tuan Tran" w:date="2020-06-11T11:15:00Z">
            <w:r w:rsidR="000F0752" w:rsidRPr="00E76C76" w:rsidDel="002B57A5">
              <w:rPr>
                <w:noProof/>
                <w:webHidden/>
              </w:rPr>
              <w:delText>18</w:delText>
            </w:r>
          </w:del>
          <w:r w:rsidR="006C5CB5" w:rsidRPr="00E76C76">
            <w:rPr>
              <w:noProof/>
              <w:webHidden/>
              <w:rPrChange w:id="456" w:author="Tuan Tran" w:date="2020-06-11T11:14:00Z">
                <w:rPr>
                  <w:noProof/>
                  <w:webHidden/>
                </w:rPr>
              </w:rPrChange>
            </w:rPr>
            <w:fldChar w:fldCharType="end"/>
          </w:r>
          <w:r w:rsidRPr="00E76C76">
            <w:rPr>
              <w:noProof/>
              <w:rPrChange w:id="457" w:author="Tuan Tran" w:date="2020-06-11T11:14:00Z">
                <w:rPr>
                  <w:noProof/>
                </w:rPr>
              </w:rPrChange>
            </w:rPr>
            <w:fldChar w:fldCharType="end"/>
          </w:r>
        </w:p>
        <w:p w14:paraId="2642386E" w14:textId="26D8C6F2"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458" w:author="Tuan Tran" w:date="2020-06-11T10:10:00Z">
              <w:pPr>
                <w:pStyle w:val="TOC3"/>
                <w:tabs>
                  <w:tab w:val="left" w:pos="1320"/>
                  <w:tab w:val="right" w:leader="dot" w:pos="9111"/>
                </w:tabs>
              </w:pPr>
            </w:pPrChange>
          </w:pPr>
          <w:r w:rsidRPr="00E76C76">
            <w:rPr>
              <w:noProof/>
              <w:rPrChange w:id="459" w:author="Tuan Tran" w:date="2020-06-11T11:14:00Z">
                <w:rPr/>
              </w:rPrChange>
            </w:rPr>
            <w:fldChar w:fldCharType="begin"/>
          </w:r>
          <w:r w:rsidRPr="00E76C76">
            <w:rPr>
              <w:noProof/>
              <w:rPrChange w:id="460" w:author="Tuan Tran" w:date="2020-06-11T11:14:00Z">
                <w:rPr/>
              </w:rPrChange>
            </w:rPr>
            <w:instrText xml:space="preserve"> HYPERLINK \l "_Toc42726183" </w:instrText>
          </w:r>
          <w:r w:rsidRPr="00E76C76">
            <w:rPr>
              <w:noProof/>
              <w:rPrChange w:id="461" w:author="Tuan Tran" w:date="2020-06-11T11:14:00Z">
                <w:rPr>
                  <w:noProof/>
                </w:rPr>
              </w:rPrChange>
            </w:rPr>
            <w:fldChar w:fldCharType="separate"/>
          </w:r>
          <w:r w:rsidR="006C5CB5" w:rsidRPr="00E76C76">
            <w:rPr>
              <w:rStyle w:val="Hyperlink"/>
              <w:i/>
              <w:iCs/>
              <w:noProof/>
              <w:u w:val="none"/>
              <w:rPrChange w:id="462" w:author="Tuan Tran" w:date="2020-06-11T11:14:00Z">
                <w:rPr>
                  <w:rStyle w:val="Hyperlink"/>
                  <w:i/>
                  <w:iCs/>
                  <w:noProof/>
                </w:rPr>
              </w:rPrChange>
            </w:rPr>
            <w:t>3.2.4</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463" w:author="Tuan Tran" w:date="2020-06-11T11:14:00Z">
                <w:rPr>
                  <w:rStyle w:val="Hyperlink"/>
                  <w:i/>
                  <w:iCs/>
                  <w:noProof/>
                </w:rPr>
              </w:rPrChange>
            </w:rPr>
            <w:t>Sơ đồ thực thể kết hợp (ERD – Entity Relationship Diagram)</w:t>
          </w:r>
          <w:r w:rsidR="006C5CB5" w:rsidRPr="00E76C76">
            <w:rPr>
              <w:noProof/>
              <w:webHidden/>
            </w:rPr>
            <w:tab/>
          </w:r>
          <w:r w:rsidR="006C5CB5" w:rsidRPr="00E76C76">
            <w:rPr>
              <w:noProof/>
              <w:webHidden/>
              <w:rPrChange w:id="464" w:author="Tuan Tran" w:date="2020-06-11T11:14:00Z">
                <w:rPr>
                  <w:noProof/>
                  <w:webHidden/>
                </w:rPr>
              </w:rPrChange>
            </w:rPr>
            <w:fldChar w:fldCharType="begin"/>
          </w:r>
          <w:r w:rsidR="006C5CB5" w:rsidRPr="00E76C76">
            <w:rPr>
              <w:noProof/>
              <w:webHidden/>
            </w:rPr>
            <w:instrText xml:space="preserve"> PAGEREF _Toc42726183 \h </w:instrText>
          </w:r>
          <w:r w:rsidR="006C5CB5" w:rsidRPr="00E76C76">
            <w:rPr>
              <w:noProof/>
              <w:webHidden/>
              <w:rPrChange w:id="465" w:author="Tuan Tran" w:date="2020-06-11T11:14:00Z">
                <w:rPr>
                  <w:noProof/>
                  <w:webHidden/>
                </w:rPr>
              </w:rPrChange>
            </w:rPr>
          </w:r>
          <w:r w:rsidR="006C5CB5" w:rsidRPr="00E76C76">
            <w:rPr>
              <w:noProof/>
              <w:webHidden/>
              <w:rPrChange w:id="466" w:author="Tuan Tran" w:date="2020-06-11T11:14:00Z">
                <w:rPr>
                  <w:noProof/>
                  <w:webHidden/>
                </w:rPr>
              </w:rPrChange>
            </w:rPr>
            <w:fldChar w:fldCharType="separate"/>
          </w:r>
          <w:ins w:id="467" w:author="Tuan Tran" w:date="2020-06-11T11:19:00Z">
            <w:r w:rsidR="00971ED3">
              <w:rPr>
                <w:noProof/>
                <w:webHidden/>
              </w:rPr>
              <w:t>22</w:t>
            </w:r>
          </w:ins>
          <w:del w:id="468" w:author="Tuan Tran" w:date="2020-06-11T11:15:00Z">
            <w:r w:rsidR="000F0752" w:rsidRPr="00E76C76" w:rsidDel="002B57A5">
              <w:rPr>
                <w:noProof/>
                <w:webHidden/>
              </w:rPr>
              <w:delText>20</w:delText>
            </w:r>
          </w:del>
          <w:r w:rsidR="006C5CB5" w:rsidRPr="00E76C76">
            <w:rPr>
              <w:noProof/>
              <w:webHidden/>
              <w:rPrChange w:id="469" w:author="Tuan Tran" w:date="2020-06-11T11:14:00Z">
                <w:rPr>
                  <w:noProof/>
                  <w:webHidden/>
                </w:rPr>
              </w:rPrChange>
            </w:rPr>
            <w:fldChar w:fldCharType="end"/>
          </w:r>
          <w:r w:rsidRPr="00E76C76">
            <w:rPr>
              <w:noProof/>
              <w:rPrChange w:id="470" w:author="Tuan Tran" w:date="2020-06-11T11:14:00Z">
                <w:rPr>
                  <w:noProof/>
                </w:rPr>
              </w:rPrChange>
            </w:rPr>
            <w:fldChar w:fldCharType="end"/>
          </w:r>
        </w:p>
        <w:p w14:paraId="557B8CC1" w14:textId="06F0A7FC"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471" w:author="Tuan Tran" w:date="2020-06-11T10:10:00Z">
              <w:pPr>
                <w:pStyle w:val="TOC3"/>
                <w:tabs>
                  <w:tab w:val="left" w:pos="1320"/>
                  <w:tab w:val="right" w:leader="dot" w:pos="9111"/>
                </w:tabs>
              </w:pPr>
            </w:pPrChange>
          </w:pPr>
          <w:r w:rsidRPr="00E76C76">
            <w:rPr>
              <w:noProof/>
              <w:rPrChange w:id="472" w:author="Tuan Tran" w:date="2020-06-11T11:14:00Z">
                <w:rPr/>
              </w:rPrChange>
            </w:rPr>
            <w:fldChar w:fldCharType="begin"/>
          </w:r>
          <w:r w:rsidRPr="00E76C76">
            <w:rPr>
              <w:noProof/>
              <w:rPrChange w:id="473" w:author="Tuan Tran" w:date="2020-06-11T11:14:00Z">
                <w:rPr/>
              </w:rPrChange>
            </w:rPr>
            <w:instrText xml:space="preserve"> HYPERLINK \l "_Toc42726184" </w:instrText>
          </w:r>
          <w:r w:rsidRPr="00E76C76">
            <w:rPr>
              <w:noProof/>
              <w:rPrChange w:id="474" w:author="Tuan Tran" w:date="2020-06-11T11:14:00Z">
                <w:rPr>
                  <w:noProof/>
                </w:rPr>
              </w:rPrChange>
            </w:rPr>
            <w:fldChar w:fldCharType="separate"/>
          </w:r>
          <w:r w:rsidR="006C5CB5" w:rsidRPr="00E76C76">
            <w:rPr>
              <w:rStyle w:val="Hyperlink"/>
              <w:i/>
              <w:iCs/>
              <w:noProof/>
              <w:u w:val="none"/>
              <w:rPrChange w:id="475" w:author="Tuan Tran" w:date="2020-06-11T11:14:00Z">
                <w:rPr>
                  <w:rStyle w:val="Hyperlink"/>
                  <w:i/>
                  <w:iCs/>
                  <w:noProof/>
                </w:rPr>
              </w:rPrChange>
            </w:rPr>
            <w:t>3.2.5</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476" w:author="Tuan Tran" w:date="2020-06-11T11:14:00Z">
                <w:rPr>
                  <w:rStyle w:val="Hyperlink"/>
                  <w:i/>
                  <w:iCs/>
                  <w:noProof/>
                </w:rPr>
              </w:rPrChange>
            </w:rPr>
            <w:t>Mô hình dữ liệu quan hệ</w:t>
          </w:r>
          <w:r w:rsidR="006C5CB5" w:rsidRPr="00E76C76">
            <w:rPr>
              <w:noProof/>
              <w:webHidden/>
            </w:rPr>
            <w:tab/>
          </w:r>
          <w:r w:rsidR="006C5CB5" w:rsidRPr="00E76C76">
            <w:rPr>
              <w:noProof/>
              <w:webHidden/>
              <w:rPrChange w:id="477" w:author="Tuan Tran" w:date="2020-06-11T11:14:00Z">
                <w:rPr>
                  <w:noProof/>
                  <w:webHidden/>
                </w:rPr>
              </w:rPrChange>
            </w:rPr>
            <w:fldChar w:fldCharType="begin"/>
          </w:r>
          <w:r w:rsidR="006C5CB5" w:rsidRPr="00E76C76">
            <w:rPr>
              <w:noProof/>
              <w:webHidden/>
            </w:rPr>
            <w:instrText xml:space="preserve"> PAGEREF _Toc42726184 \h </w:instrText>
          </w:r>
          <w:r w:rsidR="006C5CB5" w:rsidRPr="00E76C76">
            <w:rPr>
              <w:noProof/>
              <w:webHidden/>
              <w:rPrChange w:id="478" w:author="Tuan Tran" w:date="2020-06-11T11:14:00Z">
                <w:rPr>
                  <w:noProof/>
                  <w:webHidden/>
                </w:rPr>
              </w:rPrChange>
            </w:rPr>
          </w:r>
          <w:r w:rsidR="006C5CB5" w:rsidRPr="00E76C76">
            <w:rPr>
              <w:noProof/>
              <w:webHidden/>
              <w:rPrChange w:id="479" w:author="Tuan Tran" w:date="2020-06-11T11:14:00Z">
                <w:rPr>
                  <w:noProof/>
                  <w:webHidden/>
                </w:rPr>
              </w:rPrChange>
            </w:rPr>
            <w:fldChar w:fldCharType="separate"/>
          </w:r>
          <w:ins w:id="480" w:author="Tuan Tran" w:date="2020-06-11T11:19:00Z">
            <w:r w:rsidR="00971ED3">
              <w:rPr>
                <w:noProof/>
                <w:webHidden/>
              </w:rPr>
              <w:t>23</w:t>
            </w:r>
          </w:ins>
          <w:del w:id="481" w:author="Tuan Tran" w:date="2020-06-11T11:15:00Z">
            <w:r w:rsidR="000F0752" w:rsidRPr="00E76C76" w:rsidDel="002B57A5">
              <w:rPr>
                <w:noProof/>
                <w:webHidden/>
              </w:rPr>
              <w:delText>20</w:delText>
            </w:r>
          </w:del>
          <w:r w:rsidR="006C5CB5" w:rsidRPr="00E76C76">
            <w:rPr>
              <w:noProof/>
              <w:webHidden/>
              <w:rPrChange w:id="482" w:author="Tuan Tran" w:date="2020-06-11T11:14:00Z">
                <w:rPr>
                  <w:noProof/>
                  <w:webHidden/>
                </w:rPr>
              </w:rPrChange>
            </w:rPr>
            <w:fldChar w:fldCharType="end"/>
          </w:r>
          <w:r w:rsidRPr="00E76C76">
            <w:rPr>
              <w:noProof/>
              <w:rPrChange w:id="483" w:author="Tuan Tran" w:date="2020-06-11T11:14:00Z">
                <w:rPr>
                  <w:noProof/>
                </w:rPr>
              </w:rPrChange>
            </w:rPr>
            <w:fldChar w:fldCharType="end"/>
          </w:r>
        </w:p>
        <w:p w14:paraId="7FD3BC2C" w14:textId="30879AA6"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484" w:author="Tuan Tran" w:date="2020-06-11T10:10:00Z">
              <w:pPr>
                <w:pStyle w:val="TOC1"/>
                <w:tabs>
                  <w:tab w:val="right" w:leader="dot" w:pos="9111"/>
                </w:tabs>
              </w:pPr>
            </w:pPrChange>
          </w:pPr>
          <w:r w:rsidRPr="00E76C76">
            <w:rPr>
              <w:noProof/>
              <w:rPrChange w:id="485" w:author="Tuan Tran" w:date="2020-06-11T11:14:00Z">
                <w:rPr/>
              </w:rPrChange>
            </w:rPr>
            <w:fldChar w:fldCharType="begin"/>
          </w:r>
          <w:r w:rsidRPr="00E76C76">
            <w:rPr>
              <w:noProof/>
              <w:rPrChange w:id="486" w:author="Tuan Tran" w:date="2020-06-11T11:14:00Z">
                <w:rPr/>
              </w:rPrChange>
            </w:rPr>
            <w:instrText xml:space="preserve"> HYPERLINK \l "_Toc42726185" </w:instrText>
          </w:r>
          <w:r w:rsidRPr="00E76C76">
            <w:rPr>
              <w:noProof/>
              <w:rPrChange w:id="487" w:author="Tuan Tran" w:date="2020-06-11T11:14:00Z">
                <w:rPr>
                  <w:noProof/>
                </w:rPr>
              </w:rPrChange>
            </w:rPr>
            <w:fldChar w:fldCharType="separate"/>
          </w:r>
          <w:r w:rsidR="006C5CB5" w:rsidRPr="00E76C76">
            <w:rPr>
              <w:rStyle w:val="Hyperlink"/>
              <w:b/>
              <w:bCs/>
              <w:noProof/>
              <w:u w:val="none"/>
              <w:rPrChange w:id="488" w:author="Tuan Tran" w:date="2020-06-11T11:14:00Z">
                <w:rPr>
                  <w:rStyle w:val="Hyperlink"/>
                  <w:b/>
                  <w:bCs/>
                  <w:noProof/>
                </w:rPr>
              </w:rPrChange>
            </w:rPr>
            <w:t>CHƯƠNG 4: KẾT QUẢ THỰC NGHIỆM</w:t>
          </w:r>
          <w:r w:rsidR="006C5CB5" w:rsidRPr="00E76C76">
            <w:rPr>
              <w:noProof/>
              <w:webHidden/>
            </w:rPr>
            <w:tab/>
          </w:r>
          <w:r w:rsidR="006C5CB5" w:rsidRPr="00E76C76">
            <w:rPr>
              <w:noProof/>
              <w:webHidden/>
              <w:rPrChange w:id="489" w:author="Tuan Tran" w:date="2020-06-11T11:14:00Z">
                <w:rPr>
                  <w:noProof/>
                  <w:webHidden/>
                </w:rPr>
              </w:rPrChange>
            </w:rPr>
            <w:fldChar w:fldCharType="begin"/>
          </w:r>
          <w:r w:rsidR="006C5CB5" w:rsidRPr="00E76C76">
            <w:rPr>
              <w:noProof/>
              <w:webHidden/>
            </w:rPr>
            <w:instrText xml:space="preserve"> PAGEREF _Toc42726185 \h </w:instrText>
          </w:r>
          <w:r w:rsidR="006C5CB5" w:rsidRPr="00E76C76">
            <w:rPr>
              <w:noProof/>
              <w:webHidden/>
              <w:rPrChange w:id="490" w:author="Tuan Tran" w:date="2020-06-11T11:14:00Z">
                <w:rPr>
                  <w:noProof/>
                  <w:webHidden/>
                </w:rPr>
              </w:rPrChange>
            </w:rPr>
          </w:r>
          <w:r w:rsidR="006C5CB5" w:rsidRPr="00E76C76">
            <w:rPr>
              <w:noProof/>
              <w:webHidden/>
              <w:rPrChange w:id="491" w:author="Tuan Tran" w:date="2020-06-11T11:14:00Z">
                <w:rPr>
                  <w:noProof/>
                  <w:webHidden/>
                </w:rPr>
              </w:rPrChange>
            </w:rPr>
            <w:fldChar w:fldCharType="separate"/>
          </w:r>
          <w:ins w:id="492" w:author="Tuan Tran" w:date="2020-06-11T11:19:00Z">
            <w:r w:rsidR="00971ED3">
              <w:rPr>
                <w:noProof/>
                <w:webHidden/>
              </w:rPr>
              <w:t>33</w:t>
            </w:r>
          </w:ins>
          <w:del w:id="493" w:author="Tuan Tran" w:date="2020-06-11T11:15:00Z">
            <w:r w:rsidR="000F0752" w:rsidRPr="00E76C76" w:rsidDel="002B57A5">
              <w:rPr>
                <w:noProof/>
                <w:webHidden/>
              </w:rPr>
              <w:delText>28</w:delText>
            </w:r>
          </w:del>
          <w:r w:rsidR="006C5CB5" w:rsidRPr="00E76C76">
            <w:rPr>
              <w:noProof/>
              <w:webHidden/>
              <w:rPrChange w:id="494" w:author="Tuan Tran" w:date="2020-06-11T11:14:00Z">
                <w:rPr>
                  <w:noProof/>
                  <w:webHidden/>
                </w:rPr>
              </w:rPrChange>
            </w:rPr>
            <w:fldChar w:fldCharType="end"/>
          </w:r>
          <w:r w:rsidRPr="00E76C76">
            <w:rPr>
              <w:noProof/>
              <w:rPrChange w:id="495" w:author="Tuan Tran" w:date="2020-06-11T11:14:00Z">
                <w:rPr>
                  <w:noProof/>
                </w:rPr>
              </w:rPrChange>
            </w:rPr>
            <w:fldChar w:fldCharType="end"/>
          </w:r>
        </w:p>
        <w:p w14:paraId="78E6F20C" w14:textId="2A7C47EE"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496" w:author="Tuan Tran" w:date="2020-06-11T10:10:00Z">
              <w:pPr>
                <w:pStyle w:val="TOC2"/>
                <w:tabs>
                  <w:tab w:val="left" w:pos="880"/>
                  <w:tab w:val="right" w:leader="dot" w:pos="9111"/>
                </w:tabs>
              </w:pPr>
            </w:pPrChange>
          </w:pPr>
          <w:r w:rsidRPr="00E76C76">
            <w:rPr>
              <w:noProof/>
              <w:rPrChange w:id="497" w:author="Tuan Tran" w:date="2020-06-11T11:14:00Z">
                <w:rPr/>
              </w:rPrChange>
            </w:rPr>
            <w:fldChar w:fldCharType="begin"/>
          </w:r>
          <w:r w:rsidRPr="00E76C76">
            <w:rPr>
              <w:noProof/>
              <w:rPrChange w:id="498" w:author="Tuan Tran" w:date="2020-06-11T11:14:00Z">
                <w:rPr/>
              </w:rPrChange>
            </w:rPr>
            <w:instrText xml:space="preserve"> HYPERLINK \l "_Toc42726187" </w:instrText>
          </w:r>
          <w:r w:rsidRPr="00E76C76">
            <w:rPr>
              <w:noProof/>
              <w:rPrChange w:id="499" w:author="Tuan Tran" w:date="2020-06-11T11:14:00Z">
                <w:rPr>
                  <w:noProof/>
                </w:rPr>
              </w:rPrChange>
            </w:rPr>
            <w:fldChar w:fldCharType="separate"/>
          </w:r>
          <w:r w:rsidR="006C5CB5" w:rsidRPr="00E76C76">
            <w:rPr>
              <w:rStyle w:val="Hyperlink"/>
              <w:b/>
              <w:bCs/>
              <w:noProof/>
              <w:u w:val="none"/>
              <w:rPrChange w:id="500" w:author="Tuan Tran" w:date="2020-06-11T11:14:00Z">
                <w:rPr>
                  <w:rStyle w:val="Hyperlink"/>
                  <w:b/>
                  <w:bCs/>
                  <w:noProof/>
                </w:rPr>
              </w:rPrChange>
            </w:rPr>
            <w:t>4.1</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501" w:author="Tuan Tran" w:date="2020-06-11T11:14:00Z">
                <w:rPr>
                  <w:rStyle w:val="Hyperlink"/>
                  <w:b/>
                  <w:bCs/>
                  <w:noProof/>
                </w:rPr>
              </w:rPrChange>
            </w:rPr>
            <w:t>Các thành phần chức năng hệ thống</w:t>
          </w:r>
          <w:r w:rsidR="006C5CB5" w:rsidRPr="00E76C76">
            <w:rPr>
              <w:noProof/>
              <w:webHidden/>
            </w:rPr>
            <w:tab/>
          </w:r>
          <w:r w:rsidR="006C5CB5" w:rsidRPr="00E76C76">
            <w:rPr>
              <w:noProof/>
              <w:webHidden/>
              <w:rPrChange w:id="502" w:author="Tuan Tran" w:date="2020-06-11T11:14:00Z">
                <w:rPr>
                  <w:noProof/>
                  <w:webHidden/>
                </w:rPr>
              </w:rPrChange>
            </w:rPr>
            <w:fldChar w:fldCharType="begin"/>
          </w:r>
          <w:r w:rsidR="006C5CB5" w:rsidRPr="00E76C76">
            <w:rPr>
              <w:noProof/>
              <w:webHidden/>
            </w:rPr>
            <w:instrText xml:space="preserve"> PAGEREF _Toc42726187 \h </w:instrText>
          </w:r>
          <w:r w:rsidR="006C5CB5" w:rsidRPr="00E76C76">
            <w:rPr>
              <w:noProof/>
              <w:webHidden/>
              <w:rPrChange w:id="503" w:author="Tuan Tran" w:date="2020-06-11T11:14:00Z">
                <w:rPr>
                  <w:noProof/>
                  <w:webHidden/>
                </w:rPr>
              </w:rPrChange>
            </w:rPr>
          </w:r>
          <w:r w:rsidR="006C5CB5" w:rsidRPr="00E76C76">
            <w:rPr>
              <w:noProof/>
              <w:webHidden/>
              <w:rPrChange w:id="504" w:author="Tuan Tran" w:date="2020-06-11T11:14:00Z">
                <w:rPr>
                  <w:noProof/>
                  <w:webHidden/>
                </w:rPr>
              </w:rPrChange>
            </w:rPr>
            <w:fldChar w:fldCharType="separate"/>
          </w:r>
          <w:ins w:id="505" w:author="Tuan Tran" w:date="2020-06-11T11:19:00Z">
            <w:r w:rsidR="00971ED3">
              <w:rPr>
                <w:noProof/>
                <w:webHidden/>
              </w:rPr>
              <w:t>33</w:t>
            </w:r>
          </w:ins>
          <w:del w:id="506" w:author="Tuan Tran" w:date="2020-06-11T11:15:00Z">
            <w:r w:rsidR="000F0752" w:rsidRPr="00E76C76" w:rsidDel="002B57A5">
              <w:rPr>
                <w:noProof/>
                <w:webHidden/>
              </w:rPr>
              <w:delText>28</w:delText>
            </w:r>
          </w:del>
          <w:r w:rsidR="006C5CB5" w:rsidRPr="00E76C76">
            <w:rPr>
              <w:noProof/>
              <w:webHidden/>
              <w:rPrChange w:id="507" w:author="Tuan Tran" w:date="2020-06-11T11:14:00Z">
                <w:rPr>
                  <w:noProof/>
                  <w:webHidden/>
                </w:rPr>
              </w:rPrChange>
            </w:rPr>
            <w:fldChar w:fldCharType="end"/>
          </w:r>
          <w:r w:rsidRPr="00E76C76">
            <w:rPr>
              <w:noProof/>
              <w:rPrChange w:id="508" w:author="Tuan Tran" w:date="2020-06-11T11:14:00Z">
                <w:rPr>
                  <w:noProof/>
                </w:rPr>
              </w:rPrChange>
            </w:rPr>
            <w:fldChar w:fldCharType="end"/>
          </w:r>
        </w:p>
        <w:p w14:paraId="4EE09F2F" w14:textId="439716EC"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509" w:author="Tuan Tran" w:date="2020-06-11T10:10:00Z">
              <w:pPr>
                <w:pStyle w:val="TOC2"/>
                <w:tabs>
                  <w:tab w:val="left" w:pos="880"/>
                  <w:tab w:val="right" w:leader="dot" w:pos="9111"/>
                </w:tabs>
              </w:pPr>
            </w:pPrChange>
          </w:pPr>
          <w:r w:rsidRPr="00E76C76">
            <w:rPr>
              <w:noProof/>
              <w:rPrChange w:id="510" w:author="Tuan Tran" w:date="2020-06-11T11:14:00Z">
                <w:rPr/>
              </w:rPrChange>
            </w:rPr>
            <w:fldChar w:fldCharType="begin"/>
          </w:r>
          <w:r w:rsidRPr="00E76C76">
            <w:rPr>
              <w:noProof/>
              <w:rPrChange w:id="511" w:author="Tuan Tran" w:date="2020-06-11T11:14:00Z">
                <w:rPr/>
              </w:rPrChange>
            </w:rPr>
            <w:instrText xml:space="preserve"> HYPERLINK \l "_Toc42726188" </w:instrText>
          </w:r>
          <w:r w:rsidRPr="00E76C76">
            <w:rPr>
              <w:noProof/>
              <w:rPrChange w:id="512" w:author="Tuan Tran" w:date="2020-06-11T11:14:00Z">
                <w:rPr>
                  <w:noProof/>
                </w:rPr>
              </w:rPrChange>
            </w:rPr>
            <w:fldChar w:fldCharType="separate"/>
          </w:r>
          <w:r w:rsidR="006C5CB5" w:rsidRPr="00E76C76">
            <w:rPr>
              <w:rStyle w:val="Hyperlink"/>
              <w:b/>
              <w:bCs/>
              <w:noProof/>
              <w:u w:val="none"/>
              <w:rPrChange w:id="513" w:author="Tuan Tran" w:date="2020-06-11T11:14:00Z">
                <w:rPr>
                  <w:rStyle w:val="Hyperlink"/>
                  <w:b/>
                  <w:bCs/>
                  <w:noProof/>
                </w:rPr>
              </w:rPrChange>
            </w:rPr>
            <w:t>4.2</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514" w:author="Tuan Tran" w:date="2020-06-11T11:14:00Z">
                <w:rPr>
                  <w:rStyle w:val="Hyperlink"/>
                  <w:b/>
                  <w:bCs/>
                  <w:noProof/>
                </w:rPr>
              </w:rPrChange>
            </w:rPr>
            <w:t>Giao diện và chức năng sản phẩm</w:t>
          </w:r>
          <w:r w:rsidR="006C5CB5" w:rsidRPr="00E76C76">
            <w:rPr>
              <w:noProof/>
              <w:webHidden/>
            </w:rPr>
            <w:tab/>
          </w:r>
          <w:r w:rsidR="006C5CB5" w:rsidRPr="00E76C76">
            <w:rPr>
              <w:noProof/>
              <w:webHidden/>
              <w:rPrChange w:id="515" w:author="Tuan Tran" w:date="2020-06-11T11:14:00Z">
                <w:rPr>
                  <w:noProof/>
                  <w:webHidden/>
                </w:rPr>
              </w:rPrChange>
            </w:rPr>
            <w:fldChar w:fldCharType="begin"/>
          </w:r>
          <w:r w:rsidR="006C5CB5" w:rsidRPr="00E76C76">
            <w:rPr>
              <w:noProof/>
              <w:webHidden/>
            </w:rPr>
            <w:instrText xml:space="preserve"> PAGEREF _Toc42726188 \h </w:instrText>
          </w:r>
          <w:r w:rsidR="006C5CB5" w:rsidRPr="00E76C76">
            <w:rPr>
              <w:noProof/>
              <w:webHidden/>
              <w:rPrChange w:id="516" w:author="Tuan Tran" w:date="2020-06-11T11:14:00Z">
                <w:rPr>
                  <w:noProof/>
                  <w:webHidden/>
                </w:rPr>
              </w:rPrChange>
            </w:rPr>
          </w:r>
          <w:r w:rsidR="006C5CB5" w:rsidRPr="00E76C76">
            <w:rPr>
              <w:noProof/>
              <w:webHidden/>
              <w:rPrChange w:id="517" w:author="Tuan Tran" w:date="2020-06-11T11:14:00Z">
                <w:rPr>
                  <w:noProof/>
                  <w:webHidden/>
                </w:rPr>
              </w:rPrChange>
            </w:rPr>
            <w:fldChar w:fldCharType="separate"/>
          </w:r>
          <w:ins w:id="518" w:author="Tuan Tran" w:date="2020-06-11T11:19:00Z">
            <w:r w:rsidR="00971ED3">
              <w:rPr>
                <w:noProof/>
                <w:webHidden/>
              </w:rPr>
              <w:t>33</w:t>
            </w:r>
          </w:ins>
          <w:del w:id="519" w:author="Tuan Tran" w:date="2020-06-11T11:15:00Z">
            <w:r w:rsidR="000F0752" w:rsidRPr="00E76C76" w:rsidDel="002B57A5">
              <w:rPr>
                <w:noProof/>
                <w:webHidden/>
              </w:rPr>
              <w:delText>28</w:delText>
            </w:r>
          </w:del>
          <w:r w:rsidR="006C5CB5" w:rsidRPr="00E76C76">
            <w:rPr>
              <w:noProof/>
              <w:webHidden/>
              <w:rPrChange w:id="520" w:author="Tuan Tran" w:date="2020-06-11T11:14:00Z">
                <w:rPr>
                  <w:noProof/>
                  <w:webHidden/>
                </w:rPr>
              </w:rPrChange>
            </w:rPr>
            <w:fldChar w:fldCharType="end"/>
          </w:r>
          <w:r w:rsidRPr="00E76C76">
            <w:rPr>
              <w:noProof/>
              <w:rPrChange w:id="521" w:author="Tuan Tran" w:date="2020-06-11T11:14:00Z">
                <w:rPr>
                  <w:noProof/>
                </w:rPr>
              </w:rPrChange>
            </w:rPr>
            <w:fldChar w:fldCharType="end"/>
          </w:r>
        </w:p>
        <w:p w14:paraId="1A47AC69" w14:textId="29EBA2DF"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22" w:author="Tuan Tran" w:date="2020-06-11T10:10:00Z">
              <w:pPr>
                <w:pStyle w:val="TOC3"/>
                <w:tabs>
                  <w:tab w:val="left" w:pos="1320"/>
                  <w:tab w:val="right" w:leader="dot" w:pos="9111"/>
                </w:tabs>
              </w:pPr>
            </w:pPrChange>
          </w:pPr>
          <w:r w:rsidRPr="00E76C76">
            <w:rPr>
              <w:noProof/>
              <w:rPrChange w:id="523" w:author="Tuan Tran" w:date="2020-06-11T11:14:00Z">
                <w:rPr/>
              </w:rPrChange>
            </w:rPr>
            <w:fldChar w:fldCharType="begin"/>
          </w:r>
          <w:r w:rsidRPr="00E76C76">
            <w:rPr>
              <w:noProof/>
              <w:rPrChange w:id="524" w:author="Tuan Tran" w:date="2020-06-11T11:14:00Z">
                <w:rPr/>
              </w:rPrChange>
            </w:rPr>
            <w:instrText xml:space="preserve"> HYPERLINK \l "_Toc42726189" </w:instrText>
          </w:r>
          <w:r w:rsidRPr="00E76C76">
            <w:rPr>
              <w:noProof/>
              <w:rPrChange w:id="525" w:author="Tuan Tran" w:date="2020-06-11T11:14:00Z">
                <w:rPr>
                  <w:noProof/>
                </w:rPr>
              </w:rPrChange>
            </w:rPr>
            <w:fldChar w:fldCharType="separate"/>
          </w:r>
          <w:r w:rsidR="006C5CB5" w:rsidRPr="00E76C76">
            <w:rPr>
              <w:rStyle w:val="Hyperlink"/>
              <w:i/>
              <w:iCs/>
              <w:noProof/>
              <w:u w:val="none"/>
              <w:rPrChange w:id="526" w:author="Tuan Tran" w:date="2020-06-11T11:14:00Z">
                <w:rPr>
                  <w:rStyle w:val="Hyperlink"/>
                  <w:i/>
                  <w:iCs/>
                  <w:noProof/>
                </w:rPr>
              </w:rPrChange>
            </w:rPr>
            <w:t>4.2.1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27" w:author="Tuan Tran" w:date="2020-06-11T11:14:00Z">
                <w:rPr>
                  <w:rStyle w:val="Hyperlink"/>
                  <w:i/>
                  <w:iCs/>
                  <w:noProof/>
                </w:rPr>
              </w:rPrChange>
            </w:rPr>
            <w:t>Đăng nhập</w:t>
          </w:r>
          <w:r w:rsidR="006C5CB5" w:rsidRPr="00E76C76">
            <w:rPr>
              <w:noProof/>
              <w:webHidden/>
            </w:rPr>
            <w:tab/>
          </w:r>
          <w:r w:rsidR="006C5CB5" w:rsidRPr="00E76C76">
            <w:rPr>
              <w:noProof/>
              <w:webHidden/>
              <w:rPrChange w:id="528" w:author="Tuan Tran" w:date="2020-06-11T11:14:00Z">
                <w:rPr>
                  <w:noProof/>
                  <w:webHidden/>
                </w:rPr>
              </w:rPrChange>
            </w:rPr>
            <w:fldChar w:fldCharType="begin"/>
          </w:r>
          <w:r w:rsidR="006C5CB5" w:rsidRPr="00E76C76">
            <w:rPr>
              <w:noProof/>
              <w:webHidden/>
            </w:rPr>
            <w:instrText xml:space="preserve"> PAGEREF _Toc42726189 \h </w:instrText>
          </w:r>
          <w:r w:rsidR="006C5CB5" w:rsidRPr="00E76C76">
            <w:rPr>
              <w:noProof/>
              <w:webHidden/>
              <w:rPrChange w:id="529" w:author="Tuan Tran" w:date="2020-06-11T11:14:00Z">
                <w:rPr>
                  <w:noProof/>
                  <w:webHidden/>
                </w:rPr>
              </w:rPrChange>
            </w:rPr>
          </w:r>
          <w:r w:rsidR="006C5CB5" w:rsidRPr="00E76C76">
            <w:rPr>
              <w:noProof/>
              <w:webHidden/>
              <w:rPrChange w:id="530" w:author="Tuan Tran" w:date="2020-06-11T11:14:00Z">
                <w:rPr>
                  <w:noProof/>
                  <w:webHidden/>
                </w:rPr>
              </w:rPrChange>
            </w:rPr>
            <w:fldChar w:fldCharType="separate"/>
          </w:r>
          <w:ins w:id="531" w:author="Tuan Tran" w:date="2020-06-11T11:19:00Z">
            <w:r w:rsidR="00971ED3">
              <w:rPr>
                <w:noProof/>
                <w:webHidden/>
              </w:rPr>
              <w:t>33</w:t>
            </w:r>
          </w:ins>
          <w:del w:id="532" w:author="Tuan Tran" w:date="2020-06-11T11:15:00Z">
            <w:r w:rsidR="000F0752" w:rsidRPr="00E76C76" w:rsidDel="002B57A5">
              <w:rPr>
                <w:noProof/>
                <w:webHidden/>
              </w:rPr>
              <w:delText>28</w:delText>
            </w:r>
          </w:del>
          <w:r w:rsidR="006C5CB5" w:rsidRPr="00E76C76">
            <w:rPr>
              <w:noProof/>
              <w:webHidden/>
              <w:rPrChange w:id="533" w:author="Tuan Tran" w:date="2020-06-11T11:14:00Z">
                <w:rPr>
                  <w:noProof/>
                  <w:webHidden/>
                </w:rPr>
              </w:rPrChange>
            </w:rPr>
            <w:fldChar w:fldCharType="end"/>
          </w:r>
          <w:r w:rsidRPr="00E76C76">
            <w:rPr>
              <w:noProof/>
              <w:rPrChange w:id="534" w:author="Tuan Tran" w:date="2020-06-11T11:14:00Z">
                <w:rPr>
                  <w:noProof/>
                </w:rPr>
              </w:rPrChange>
            </w:rPr>
            <w:fldChar w:fldCharType="end"/>
          </w:r>
        </w:p>
        <w:p w14:paraId="4AAE05EB" w14:textId="139FD1B0"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35" w:author="Tuan Tran" w:date="2020-06-11T10:10:00Z">
              <w:pPr>
                <w:pStyle w:val="TOC3"/>
                <w:tabs>
                  <w:tab w:val="left" w:pos="1320"/>
                  <w:tab w:val="right" w:leader="dot" w:pos="9111"/>
                </w:tabs>
              </w:pPr>
            </w:pPrChange>
          </w:pPr>
          <w:r w:rsidRPr="00E76C76">
            <w:rPr>
              <w:noProof/>
              <w:rPrChange w:id="536" w:author="Tuan Tran" w:date="2020-06-11T11:14:00Z">
                <w:rPr/>
              </w:rPrChange>
            </w:rPr>
            <w:fldChar w:fldCharType="begin"/>
          </w:r>
          <w:r w:rsidRPr="00E76C76">
            <w:rPr>
              <w:noProof/>
              <w:rPrChange w:id="537" w:author="Tuan Tran" w:date="2020-06-11T11:14:00Z">
                <w:rPr/>
              </w:rPrChange>
            </w:rPr>
            <w:instrText xml:space="preserve"> HYPERLINK \l "_Toc42726190" </w:instrText>
          </w:r>
          <w:r w:rsidRPr="00E76C76">
            <w:rPr>
              <w:noProof/>
              <w:rPrChange w:id="538" w:author="Tuan Tran" w:date="2020-06-11T11:14:00Z">
                <w:rPr>
                  <w:noProof/>
                </w:rPr>
              </w:rPrChange>
            </w:rPr>
            <w:fldChar w:fldCharType="separate"/>
          </w:r>
          <w:r w:rsidR="006C5CB5" w:rsidRPr="00E76C76">
            <w:rPr>
              <w:rStyle w:val="Hyperlink"/>
              <w:i/>
              <w:iCs/>
              <w:noProof/>
              <w:u w:val="none"/>
              <w:rPrChange w:id="539" w:author="Tuan Tran" w:date="2020-06-11T11:14:00Z">
                <w:rPr>
                  <w:rStyle w:val="Hyperlink"/>
                  <w:i/>
                  <w:iCs/>
                  <w:noProof/>
                </w:rPr>
              </w:rPrChange>
            </w:rPr>
            <w:t>4.2.2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40" w:author="Tuan Tran" w:date="2020-06-11T11:14:00Z">
                <w:rPr>
                  <w:rStyle w:val="Hyperlink"/>
                  <w:i/>
                  <w:iCs/>
                  <w:noProof/>
                </w:rPr>
              </w:rPrChange>
            </w:rPr>
            <w:t>Đăng ký</w:t>
          </w:r>
          <w:r w:rsidR="006C5CB5" w:rsidRPr="00E76C76">
            <w:rPr>
              <w:noProof/>
              <w:webHidden/>
            </w:rPr>
            <w:tab/>
          </w:r>
          <w:r w:rsidR="006C5CB5" w:rsidRPr="00E76C76">
            <w:rPr>
              <w:noProof/>
              <w:webHidden/>
              <w:rPrChange w:id="541" w:author="Tuan Tran" w:date="2020-06-11T11:14:00Z">
                <w:rPr>
                  <w:noProof/>
                  <w:webHidden/>
                </w:rPr>
              </w:rPrChange>
            </w:rPr>
            <w:fldChar w:fldCharType="begin"/>
          </w:r>
          <w:r w:rsidR="006C5CB5" w:rsidRPr="00E76C76">
            <w:rPr>
              <w:noProof/>
              <w:webHidden/>
            </w:rPr>
            <w:instrText xml:space="preserve"> PAGEREF _Toc42726190 \h </w:instrText>
          </w:r>
          <w:r w:rsidR="006C5CB5" w:rsidRPr="00E76C76">
            <w:rPr>
              <w:noProof/>
              <w:webHidden/>
              <w:rPrChange w:id="542" w:author="Tuan Tran" w:date="2020-06-11T11:14:00Z">
                <w:rPr>
                  <w:noProof/>
                  <w:webHidden/>
                </w:rPr>
              </w:rPrChange>
            </w:rPr>
          </w:r>
          <w:r w:rsidR="006C5CB5" w:rsidRPr="00E76C76">
            <w:rPr>
              <w:noProof/>
              <w:webHidden/>
              <w:rPrChange w:id="543" w:author="Tuan Tran" w:date="2020-06-11T11:14:00Z">
                <w:rPr>
                  <w:noProof/>
                  <w:webHidden/>
                </w:rPr>
              </w:rPrChange>
            </w:rPr>
            <w:fldChar w:fldCharType="separate"/>
          </w:r>
          <w:ins w:id="544" w:author="Tuan Tran" w:date="2020-06-11T11:19:00Z">
            <w:r w:rsidR="00971ED3">
              <w:rPr>
                <w:noProof/>
                <w:webHidden/>
              </w:rPr>
              <w:t>33</w:t>
            </w:r>
          </w:ins>
          <w:del w:id="545" w:author="Tuan Tran" w:date="2020-06-11T11:15:00Z">
            <w:r w:rsidR="000F0752" w:rsidRPr="00E76C76" w:rsidDel="002B57A5">
              <w:rPr>
                <w:noProof/>
                <w:webHidden/>
              </w:rPr>
              <w:delText>28</w:delText>
            </w:r>
          </w:del>
          <w:r w:rsidR="006C5CB5" w:rsidRPr="00E76C76">
            <w:rPr>
              <w:noProof/>
              <w:webHidden/>
              <w:rPrChange w:id="546" w:author="Tuan Tran" w:date="2020-06-11T11:14:00Z">
                <w:rPr>
                  <w:noProof/>
                  <w:webHidden/>
                </w:rPr>
              </w:rPrChange>
            </w:rPr>
            <w:fldChar w:fldCharType="end"/>
          </w:r>
          <w:r w:rsidRPr="00E76C76">
            <w:rPr>
              <w:noProof/>
              <w:rPrChange w:id="547" w:author="Tuan Tran" w:date="2020-06-11T11:14:00Z">
                <w:rPr>
                  <w:noProof/>
                </w:rPr>
              </w:rPrChange>
            </w:rPr>
            <w:fldChar w:fldCharType="end"/>
          </w:r>
        </w:p>
        <w:p w14:paraId="1125F70B" w14:textId="1930BC76"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48" w:author="Tuan Tran" w:date="2020-06-11T10:10:00Z">
              <w:pPr>
                <w:pStyle w:val="TOC3"/>
                <w:tabs>
                  <w:tab w:val="left" w:pos="1320"/>
                  <w:tab w:val="right" w:leader="dot" w:pos="9111"/>
                </w:tabs>
              </w:pPr>
            </w:pPrChange>
          </w:pPr>
          <w:r w:rsidRPr="00E76C76">
            <w:rPr>
              <w:noProof/>
              <w:rPrChange w:id="549" w:author="Tuan Tran" w:date="2020-06-11T11:14:00Z">
                <w:rPr/>
              </w:rPrChange>
            </w:rPr>
            <w:fldChar w:fldCharType="begin"/>
          </w:r>
          <w:r w:rsidRPr="00E76C76">
            <w:rPr>
              <w:noProof/>
              <w:rPrChange w:id="550" w:author="Tuan Tran" w:date="2020-06-11T11:14:00Z">
                <w:rPr/>
              </w:rPrChange>
            </w:rPr>
            <w:instrText xml:space="preserve"> HYPERLINK \l "_Toc42726191" </w:instrText>
          </w:r>
          <w:r w:rsidRPr="00E76C76">
            <w:rPr>
              <w:noProof/>
              <w:rPrChange w:id="551" w:author="Tuan Tran" w:date="2020-06-11T11:14:00Z">
                <w:rPr>
                  <w:noProof/>
                </w:rPr>
              </w:rPrChange>
            </w:rPr>
            <w:fldChar w:fldCharType="separate"/>
          </w:r>
          <w:r w:rsidR="006C5CB5" w:rsidRPr="00E76C76">
            <w:rPr>
              <w:rStyle w:val="Hyperlink"/>
              <w:i/>
              <w:iCs/>
              <w:noProof/>
              <w:u w:val="none"/>
              <w:rPrChange w:id="552" w:author="Tuan Tran" w:date="2020-06-11T11:14:00Z">
                <w:rPr>
                  <w:rStyle w:val="Hyperlink"/>
                  <w:i/>
                  <w:iCs/>
                  <w:noProof/>
                </w:rPr>
              </w:rPrChange>
            </w:rPr>
            <w:t>4.2.3</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53" w:author="Tuan Tran" w:date="2020-06-11T11:14:00Z">
                <w:rPr>
                  <w:rStyle w:val="Hyperlink"/>
                  <w:i/>
                  <w:iCs/>
                  <w:noProof/>
                </w:rPr>
              </w:rPrChange>
            </w:rPr>
            <w:t>Đăng xuất</w:t>
          </w:r>
          <w:r w:rsidR="006C5CB5" w:rsidRPr="00E76C76">
            <w:rPr>
              <w:noProof/>
              <w:webHidden/>
            </w:rPr>
            <w:tab/>
          </w:r>
          <w:r w:rsidR="006C5CB5" w:rsidRPr="00E76C76">
            <w:rPr>
              <w:noProof/>
              <w:webHidden/>
              <w:rPrChange w:id="554" w:author="Tuan Tran" w:date="2020-06-11T11:14:00Z">
                <w:rPr>
                  <w:noProof/>
                  <w:webHidden/>
                </w:rPr>
              </w:rPrChange>
            </w:rPr>
            <w:fldChar w:fldCharType="begin"/>
          </w:r>
          <w:r w:rsidR="006C5CB5" w:rsidRPr="00E76C76">
            <w:rPr>
              <w:noProof/>
              <w:webHidden/>
            </w:rPr>
            <w:instrText xml:space="preserve"> PAGEREF _Toc42726191 \h </w:instrText>
          </w:r>
          <w:r w:rsidR="006C5CB5" w:rsidRPr="00E76C76">
            <w:rPr>
              <w:noProof/>
              <w:webHidden/>
              <w:rPrChange w:id="555" w:author="Tuan Tran" w:date="2020-06-11T11:14:00Z">
                <w:rPr>
                  <w:noProof/>
                  <w:webHidden/>
                </w:rPr>
              </w:rPrChange>
            </w:rPr>
          </w:r>
          <w:r w:rsidR="006C5CB5" w:rsidRPr="00E76C76">
            <w:rPr>
              <w:noProof/>
              <w:webHidden/>
              <w:rPrChange w:id="556" w:author="Tuan Tran" w:date="2020-06-11T11:14:00Z">
                <w:rPr>
                  <w:noProof/>
                  <w:webHidden/>
                </w:rPr>
              </w:rPrChange>
            </w:rPr>
            <w:fldChar w:fldCharType="separate"/>
          </w:r>
          <w:ins w:id="557" w:author="Tuan Tran" w:date="2020-06-11T11:19:00Z">
            <w:r w:rsidR="00971ED3">
              <w:rPr>
                <w:noProof/>
                <w:webHidden/>
              </w:rPr>
              <w:t>34</w:t>
            </w:r>
          </w:ins>
          <w:del w:id="558" w:author="Tuan Tran" w:date="2020-06-11T11:15:00Z">
            <w:r w:rsidR="000F0752" w:rsidRPr="00E76C76" w:rsidDel="002B57A5">
              <w:rPr>
                <w:noProof/>
                <w:webHidden/>
              </w:rPr>
              <w:delText>29</w:delText>
            </w:r>
          </w:del>
          <w:r w:rsidR="006C5CB5" w:rsidRPr="00E76C76">
            <w:rPr>
              <w:noProof/>
              <w:webHidden/>
              <w:rPrChange w:id="559" w:author="Tuan Tran" w:date="2020-06-11T11:14:00Z">
                <w:rPr>
                  <w:noProof/>
                  <w:webHidden/>
                </w:rPr>
              </w:rPrChange>
            </w:rPr>
            <w:fldChar w:fldCharType="end"/>
          </w:r>
          <w:r w:rsidRPr="00E76C76">
            <w:rPr>
              <w:noProof/>
              <w:rPrChange w:id="560" w:author="Tuan Tran" w:date="2020-06-11T11:14:00Z">
                <w:rPr>
                  <w:noProof/>
                </w:rPr>
              </w:rPrChange>
            </w:rPr>
            <w:fldChar w:fldCharType="end"/>
          </w:r>
        </w:p>
        <w:p w14:paraId="78831F55" w14:textId="7CFBC06E"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61" w:author="Tuan Tran" w:date="2020-06-11T10:10:00Z">
              <w:pPr>
                <w:pStyle w:val="TOC3"/>
                <w:tabs>
                  <w:tab w:val="left" w:pos="1320"/>
                  <w:tab w:val="right" w:leader="dot" w:pos="9111"/>
                </w:tabs>
              </w:pPr>
            </w:pPrChange>
          </w:pPr>
          <w:r w:rsidRPr="00E76C76">
            <w:rPr>
              <w:noProof/>
              <w:rPrChange w:id="562" w:author="Tuan Tran" w:date="2020-06-11T11:14:00Z">
                <w:rPr/>
              </w:rPrChange>
            </w:rPr>
            <w:fldChar w:fldCharType="begin"/>
          </w:r>
          <w:r w:rsidRPr="00E76C76">
            <w:rPr>
              <w:noProof/>
              <w:rPrChange w:id="563" w:author="Tuan Tran" w:date="2020-06-11T11:14:00Z">
                <w:rPr/>
              </w:rPrChange>
            </w:rPr>
            <w:instrText xml:space="preserve"> HYPERLINK \l "_Toc42726192" </w:instrText>
          </w:r>
          <w:r w:rsidRPr="00E76C76">
            <w:rPr>
              <w:noProof/>
              <w:rPrChange w:id="564" w:author="Tuan Tran" w:date="2020-06-11T11:14:00Z">
                <w:rPr>
                  <w:noProof/>
                </w:rPr>
              </w:rPrChange>
            </w:rPr>
            <w:fldChar w:fldCharType="separate"/>
          </w:r>
          <w:r w:rsidR="006C5CB5" w:rsidRPr="00E76C76">
            <w:rPr>
              <w:rStyle w:val="Hyperlink"/>
              <w:i/>
              <w:iCs/>
              <w:noProof/>
              <w:u w:val="none"/>
              <w:rPrChange w:id="565" w:author="Tuan Tran" w:date="2020-06-11T11:14:00Z">
                <w:rPr>
                  <w:rStyle w:val="Hyperlink"/>
                  <w:i/>
                  <w:iCs/>
                  <w:noProof/>
                </w:rPr>
              </w:rPrChange>
            </w:rPr>
            <w:t>4.2.4</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66" w:author="Tuan Tran" w:date="2020-06-11T11:14:00Z">
                <w:rPr>
                  <w:rStyle w:val="Hyperlink"/>
                  <w:i/>
                  <w:iCs/>
                  <w:noProof/>
                </w:rPr>
              </w:rPrChange>
            </w:rPr>
            <w:t>Quên mật khẩu</w:t>
          </w:r>
          <w:r w:rsidR="006C5CB5" w:rsidRPr="00E76C76">
            <w:rPr>
              <w:noProof/>
              <w:webHidden/>
            </w:rPr>
            <w:tab/>
          </w:r>
          <w:r w:rsidR="006C5CB5" w:rsidRPr="00E76C76">
            <w:rPr>
              <w:noProof/>
              <w:webHidden/>
              <w:rPrChange w:id="567" w:author="Tuan Tran" w:date="2020-06-11T11:14:00Z">
                <w:rPr>
                  <w:noProof/>
                  <w:webHidden/>
                </w:rPr>
              </w:rPrChange>
            </w:rPr>
            <w:fldChar w:fldCharType="begin"/>
          </w:r>
          <w:r w:rsidR="006C5CB5" w:rsidRPr="00E76C76">
            <w:rPr>
              <w:noProof/>
              <w:webHidden/>
            </w:rPr>
            <w:instrText xml:space="preserve"> PAGEREF _Toc42726192 \h </w:instrText>
          </w:r>
          <w:r w:rsidR="006C5CB5" w:rsidRPr="00E76C76">
            <w:rPr>
              <w:noProof/>
              <w:webHidden/>
              <w:rPrChange w:id="568" w:author="Tuan Tran" w:date="2020-06-11T11:14:00Z">
                <w:rPr>
                  <w:noProof/>
                  <w:webHidden/>
                </w:rPr>
              </w:rPrChange>
            </w:rPr>
          </w:r>
          <w:r w:rsidR="006C5CB5" w:rsidRPr="00E76C76">
            <w:rPr>
              <w:noProof/>
              <w:webHidden/>
              <w:rPrChange w:id="569" w:author="Tuan Tran" w:date="2020-06-11T11:14:00Z">
                <w:rPr>
                  <w:noProof/>
                  <w:webHidden/>
                </w:rPr>
              </w:rPrChange>
            </w:rPr>
            <w:fldChar w:fldCharType="separate"/>
          </w:r>
          <w:ins w:id="570" w:author="Tuan Tran" w:date="2020-06-11T11:19:00Z">
            <w:r w:rsidR="00971ED3">
              <w:rPr>
                <w:noProof/>
                <w:webHidden/>
              </w:rPr>
              <w:t>34</w:t>
            </w:r>
          </w:ins>
          <w:del w:id="571" w:author="Tuan Tran" w:date="2020-06-11T11:15:00Z">
            <w:r w:rsidR="000F0752" w:rsidRPr="00E76C76" w:rsidDel="002B57A5">
              <w:rPr>
                <w:noProof/>
                <w:webHidden/>
              </w:rPr>
              <w:delText>29</w:delText>
            </w:r>
          </w:del>
          <w:r w:rsidR="006C5CB5" w:rsidRPr="00E76C76">
            <w:rPr>
              <w:noProof/>
              <w:webHidden/>
              <w:rPrChange w:id="572" w:author="Tuan Tran" w:date="2020-06-11T11:14:00Z">
                <w:rPr>
                  <w:noProof/>
                  <w:webHidden/>
                </w:rPr>
              </w:rPrChange>
            </w:rPr>
            <w:fldChar w:fldCharType="end"/>
          </w:r>
          <w:r w:rsidRPr="00E76C76">
            <w:rPr>
              <w:noProof/>
              <w:rPrChange w:id="573" w:author="Tuan Tran" w:date="2020-06-11T11:14:00Z">
                <w:rPr>
                  <w:noProof/>
                </w:rPr>
              </w:rPrChange>
            </w:rPr>
            <w:fldChar w:fldCharType="end"/>
          </w:r>
        </w:p>
        <w:p w14:paraId="595604E0" w14:textId="154FD55A"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74" w:author="Tuan Tran" w:date="2020-06-11T10:10:00Z">
              <w:pPr>
                <w:pStyle w:val="TOC3"/>
                <w:tabs>
                  <w:tab w:val="left" w:pos="1320"/>
                  <w:tab w:val="right" w:leader="dot" w:pos="9111"/>
                </w:tabs>
              </w:pPr>
            </w:pPrChange>
          </w:pPr>
          <w:r w:rsidRPr="00E76C76">
            <w:rPr>
              <w:noProof/>
              <w:rPrChange w:id="575" w:author="Tuan Tran" w:date="2020-06-11T11:14:00Z">
                <w:rPr/>
              </w:rPrChange>
            </w:rPr>
            <w:fldChar w:fldCharType="begin"/>
          </w:r>
          <w:r w:rsidRPr="00E76C76">
            <w:rPr>
              <w:noProof/>
              <w:rPrChange w:id="576" w:author="Tuan Tran" w:date="2020-06-11T11:14:00Z">
                <w:rPr/>
              </w:rPrChange>
            </w:rPr>
            <w:instrText xml:space="preserve"> HYPERLINK \l "_Toc42726193" </w:instrText>
          </w:r>
          <w:r w:rsidRPr="00E76C76">
            <w:rPr>
              <w:noProof/>
              <w:rPrChange w:id="577" w:author="Tuan Tran" w:date="2020-06-11T11:14:00Z">
                <w:rPr>
                  <w:noProof/>
                </w:rPr>
              </w:rPrChange>
            </w:rPr>
            <w:fldChar w:fldCharType="separate"/>
          </w:r>
          <w:r w:rsidR="006C5CB5" w:rsidRPr="00E76C76">
            <w:rPr>
              <w:rStyle w:val="Hyperlink"/>
              <w:i/>
              <w:iCs/>
              <w:noProof/>
              <w:u w:val="none"/>
              <w:rPrChange w:id="578" w:author="Tuan Tran" w:date="2020-06-11T11:14:00Z">
                <w:rPr>
                  <w:rStyle w:val="Hyperlink"/>
                  <w:i/>
                  <w:iCs/>
                  <w:noProof/>
                </w:rPr>
              </w:rPrChange>
            </w:rPr>
            <w:t>4.2.5</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79" w:author="Tuan Tran" w:date="2020-06-11T11:14:00Z">
                <w:rPr>
                  <w:rStyle w:val="Hyperlink"/>
                  <w:i/>
                  <w:iCs/>
                  <w:noProof/>
                </w:rPr>
              </w:rPrChange>
            </w:rPr>
            <w:t>Thiết lập tài khoản &amp; đổi mật khẩu</w:t>
          </w:r>
          <w:r w:rsidR="006C5CB5" w:rsidRPr="00E76C76">
            <w:rPr>
              <w:noProof/>
              <w:webHidden/>
            </w:rPr>
            <w:tab/>
          </w:r>
          <w:r w:rsidR="006C5CB5" w:rsidRPr="00E76C76">
            <w:rPr>
              <w:noProof/>
              <w:webHidden/>
              <w:rPrChange w:id="580" w:author="Tuan Tran" w:date="2020-06-11T11:14:00Z">
                <w:rPr>
                  <w:noProof/>
                  <w:webHidden/>
                </w:rPr>
              </w:rPrChange>
            </w:rPr>
            <w:fldChar w:fldCharType="begin"/>
          </w:r>
          <w:r w:rsidR="006C5CB5" w:rsidRPr="00E76C76">
            <w:rPr>
              <w:noProof/>
              <w:webHidden/>
            </w:rPr>
            <w:instrText xml:space="preserve"> PAGEREF _Toc42726193 \h </w:instrText>
          </w:r>
          <w:r w:rsidR="006C5CB5" w:rsidRPr="00E76C76">
            <w:rPr>
              <w:noProof/>
              <w:webHidden/>
              <w:rPrChange w:id="581" w:author="Tuan Tran" w:date="2020-06-11T11:14:00Z">
                <w:rPr>
                  <w:noProof/>
                  <w:webHidden/>
                </w:rPr>
              </w:rPrChange>
            </w:rPr>
          </w:r>
          <w:r w:rsidR="006C5CB5" w:rsidRPr="00E76C76">
            <w:rPr>
              <w:noProof/>
              <w:webHidden/>
              <w:rPrChange w:id="582" w:author="Tuan Tran" w:date="2020-06-11T11:14:00Z">
                <w:rPr>
                  <w:noProof/>
                  <w:webHidden/>
                </w:rPr>
              </w:rPrChange>
            </w:rPr>
            <w:fldChar w:fldCharType="separate"/>
          </w:r>
          <w:ins w:id="583" w:author="Tuan Tran" w:date="2020-06-11T11:19:00Z">
            <w:r w:rsidR="00971ED3">
              <w:rPr>
                <w:noProof/>
                <w:webHidden/>
              </w:rPr>
              <w:t>35</w:t>
            </w:r>
          </w:ins>
          <w:del w:id="584" w:author="Tuan Tran" w:date="2020-06-11T11:15:00Z">
            <w:r w:rsidR="000F0752" w:rsidRPr="00E76C76" w:rsidDel="002B57A5">
              <w:rPr>
                <w:noProof/>
                <w:webHidden/>
              </w:rPr>
              <w:delText>30</w:delText>
            </w:r>
          </w:del>
          <w:r w:rsidR="006C5CB5" w:rsidRPr="00E76C76">
            <w:rPr>
              <w:noProof/>
              <w:webHidden/>
              <w:rPrChange w:id="585" w:author="Tuan Tran" w:date="2020-06-11T11:14:00Z">
                <w:rPr>
                  <w:noProof/>
                  <w:webHidden/>
                </w:rPr>
              </w:rPrChange>
            </w:rPr>
            <w:fldChar w:fldCharType="end"/>
          </w:r>
          <w:r w:rsidRPr="00E76C76">
            <w:rPr>
              <w:noProof/>
              <w:rPrChange w:id="586" w:author="Tuan Tran" w:date="2020-06-11T11:14:00Z">
                <w:rPr>
                  <w:noProof/>
                </w:rPr>
              </w:rPrChange>
            </w:rPr>
            <w:fldChar w:fldCharType="end"/>
          </w:r>
        </w:p>
        <w:p w14:paraId="5405EF19" w14:textId="6CBD4121"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587" w:author="Tuan Tran" w:date="2020-06-11T10:10:00Z">
              <w:pPr>
                <w:pStyle w:val="TOC3"/>
                <w:tabs>
                  <w:tab w:val="left" w:pos="1320"/>
                  <w:tab w:val="right" w:leader="dot" w:pos="9111"/>
                </w:tabs>
              </w:pPr>
            </w:pPrChange>
          </w:pPr>
          <w:r w:rsidRPr="00E76C76">
            <w:rPr>
              <w:noProof/>
              <w:rPrChange w:id="588" w:author="Tuan Tran" w:date="2020-06-11T11:14:00Z">
                <w:rPr/>
              </w:rPrChange>
            </w:rPr>
            <w:fldChar w:fldCharType="begin"/>
          </w:r>
          <w:r w:rsidRPr="00E76C76">
            <w:rPr>
              <w:noProof/>
              <w:rPrChange w:id="589" w:author="Tuan Tran" w:date="2020-06-11T11:14:00Z">
                <w:rPr/>
              </w:rPrChange>
            </w:rPr>
            <w:instrText xml:space="preserve"> HYPERLINK \l "_Toc42726194" </w:instrText>
          </w:r>
          <w:r w:rsidRPr="00E76C76">
            <w:rPr>
              <w:noProof/>
              <w:rPrChange w:id="590" w:author="Tuan Tran" w:date="2020-06-11T11:14:00Z">
                <w:rPr>
                  <w:noProof/>
                </w:rPr>
              </w:rPrChange>
            </w:rPr>
            <w:fldChar w:fldCharType="separate"/>
          </w:r>
          <w:r w:rsidR="006C5CB5" w:rsidRPr="00E76C76">
            <w:rPr>
              <w:rStyle w:val="Hyperlink"/>
              <w:i/>
              <w:iCs/>
              <w:noProof/>
              <w:u w:val="none"/>
              <w:rPrChange w:id="591" w:author="Tuan Tran" w:date="2020-06-11T11:14:00Z">
                <w:rPr>
                  <w:rStyle w:val="Hyperlink"/>
                  <w:i/>
                  <w:iCs/>
                  <w:noProof/>
                </w:rPr>
              </w:rPrChange>
            </w:rPr>
            <w:t>4.2.6</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592" w:author="Tuan Tran" w:date="2020-06-11T11:14:00Z">
                <w:rPr>
                  <w:rStyle w:val="Hyperlink"/>
                  <w:i/>
                  <w:iCs/>
                  <w:noProof/>
                </w:rPr>
              </w:rPrChange>
            </w:rPr>
            <w:t>Trang tổng quan</w:t>
          </w:r>
          <w:r w:rsidR="006C5CB5" w:rsidRPr="00E76C76">
            <w:rPr>
              <w:noProof/>
              <w:webHidden/>
            </w:rPr>
            <w:tab/>
          </w:r>
          <w:r w:rsidR="006C5CB5" w:rsidRPr="00E76C76">
            <w:rPr>
              <w:noProof/>
              <w:webHidden/>
              <w:rPrChange w:id="593" w:author="Tuan Tran" w:date="2020-06-11T11:14:00Z">
                <w:rPr>
                  <w:noProof/>
                  <w:webHidden/>
                </w:rPr>
              </w:rPrChange>
            </w:rPr>
            <w:fldChar w:fldCharType="begin"/>
          </w:r>
          <w:r w:rsidR="006C5CB5" w:rsidRPr="00E76C76">
            <w:rPr>
              <w:noProof/>
              <w:webHidden/>
            </w:rPr>
            <w:instrText xml:space="preserve"> PAGEREF _Toc42726194 \h </w:instrText>
          </w:r>
          <w:r w:rsidR="006C5CB5" w:rsidRPr="00E76C76">
            <w:rPr>
              <w:noProof/>
              <w:webHidden/>
              <w:rPrChange w:id="594" w:author="Tuan Tran" w:date="2020-06-11T11:14:00Z">
                <w:rPr>
                  <w:noProof/>
                  <w:webHidden/>
                </w:rPr>
              </w:rPrChange>
            </w:rPr>
          </w:r>
          <w:r w:rsidR="006C5CB5" w:rsidRPr="00E76C76">
            <w:rPr>
              <w:noProof/>
              <w:webHidden/>
              <w:rPrChange w:id="595" w:author="Tuan Tran" w:date="2020-06-11T11:14:00Z">
                <w:rPr>
                  <w:noProof/>
                  <w:webHidden/>
                </w:rPr>
              </w:rPrChange>
            </w:rPr>
            <w:fldChar w:fldCharType="separate"/>
          </w:r>
          <w:ins w:id="596" w:author="Tuan Tran" w:date="2020-06-11T11:19:00Z">
            <w:r w:rsidR="00971ED3">
              <w:rPr>
                <w:noProof/>
                <w:webHidden/>
              </w:rPr>
              <w:t>37</w:t>
            </w:r>
          </w:ins>
          <w:del w:id="597" w:author="Tuan Tran" w:date="2020-06-11T11:15:00Z">
            <w:r w:rsidR="000F0752" w:rsidRPr="00E76C76" w:rsidDel="002B57A5">
              <w:rPr>
                <w:noProof/>
                <w:webHidden/>
              </w:rPr>
              <w:delText>32</w:delText>
            </w:r>
          </w:del>
          <w:r w:rsidR="006C5CB5" w:rsidRPr="00E76C76">
            <w:rPr>
              <w:noProof/>
              <w:webHidden/>
              <w:rPrChange w:id="598" w:author="Tuan Tran" w:date="2020-06-11T11:14:00Z">
                <w:rPr>
                  <w:noProof/>
                  <w:webHidden/>
                </w:rPr>
              </w:rPrChange>
            </w:rPr>
            <w:fldChar w:fldCharType="end"/>
          </w:r>
          <w:r w:rsidRPr="00E76C76">
            <w:rPr>
              <w:noProof/>
              <w:rPrChange w:id="599" w:author="Tuan Tran" w:date="2020-06-11T11:14:00Z">
                <w:rPr>
                  <w:noProof/>
                </w:rPr>
              </w:rPrChange>
            </w:rPr>
            <w:fldChar w:fldCharType="end"/>
          </w:r>
        </w:p>
        <w:p w14:paraId="02B2773D" w14:textId="31511109"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600" w:author="Tuan Tran" w:date="2020-06-11T10:10:00Z">
              <w:pPr>
                <w:pStyle w:val="TOC3"/>
                <w:tabs>
                  <w:tab w:val="left" w:pos="1320"/>
                  <w:tab w:val="right" w:leader="dot" w:pos="9111"/>
                </w:tabs>
              </w:pPr>
            </w:pPrChange>
          </w:pPr>
          <w:r w:rsidRPr="00E76C76">
            <w:rPr>
              <w:noProof/>
              <w:rPrChange w:id="601" w:author="Tuan Tran" w:date="2020-06-11T11:14:00Z">
                <w:rPr/>
              </w:rPrChange>
            </w:rPr>
            <w:fldChar w:fldCharType="begin"/>
          </w:r>
          <w:r w:rsidRPr="00E76C76">
            <w:rPr>
              <w:noProof/>
              <w:rPrChange w:id="602" w:author="Tuan Tran" w:date="2020-06-11T11:14:00Z">
                <w:rPr/>
              </w:rPrChange>
            </w:rPr>
            <w:instrText xml:space="preserve"> HYPERLINK \l "_Toc42726195" </w:instrText>
          </w:r>
          <w:r w:rsidRPr="00E76C76">
            <w:rPr>
              <w:noProof/>
              <w:rPrChange w:id="603" w:author="Tuan Tran" w:date="2020-06-11T11:14:00Z">
                <w:rPr>
                  <w:noProof/>
                </w:rPr>
              </w:rPrChange>
            </w:rPr>
            <w:fldChar w:fldCharType="separate"/>
          </w:r>
          <w:r w:rsidR="006C5CB5" w:rsidRPr="00E76C76">
            <w:rPr>
              <w:rStyle w:val="Hyperlink"/>
              <w:i/>
              <w:iCs/>
              <w:noProof/>
              <w:u w:val="none"/>
              <w:rPrChange w:id="604" w:author="Tuan Tran" w:date="2020-06-11T11:14:00Z">
                <w:rPr>
                  <w:rStyle w:val="Hyperlink"/>
                  <w:i/>
                  <w:iCs/>
                  <w:noProof/>
                </w:rPr>
              </w:rPrChange>
            </w:rPr>
            <w:t>4.2.7</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605" w:author="Tuan Tran" w:date="2020-06-11T11:14:00Z">
                <w:rPr>
                  <w:rStyle w:val="Hyperlink"/>
                  <w:i/>
                  <w:iCs/>
                  <w:noProof/>
                </w:rPr>
              </w:rPrChange>
            </w:rPr>
            <w:t>Danh sách lớp</w:t>
          </w:r>
          <w:r w:rsidR="006C5CB5" w:rsidRPr="00E76C76">
            <w:rPr>
              <w:noProof/>
              <w:webHidden/>
            </w:rPr>
            <w:tab/>
          </w:r>
          <w:r w:rsidR="006C5CB5" w:rsidRPr="00E76C76">
            <w:rPr>
              <w:noProof/>
              <w:webHidden/>
              <w:rPrChange w:id="606" w:author="Tuan Tran" w:date="2020-06-11T11:14:00Z">
                <w:rPr>
                  <w:noProof/>
                  <w:webHidden/>
                </w:rPr>
              </w:rPrChange>
            </w:rPr>
            <w:fldChar w:fldCharType="begin"/>
          </w:r>
          <w:r w:rsidR="006C5CB5" w:rsidRPr="00E76C76">
            <w:rPr>
              <w:noProof/>
              <w:webHidden/>
            </w:rPr>
            <w:instrText xml:space="preserve"> PAGEREF _Toc42726195 \h </w:instrText>
          </w:r>
          <w:r w:rsidR="006C5CB5" w:rsidRPr="00E76C76">
            <w:rPr>
              <w:noProof/>
              <w:webHidden/>
              <w:rPrChange w:id="607" w:author="Tuan Tran" w:date="2020-06-11T11:14:00Z">
                <w:rPr>
                  <w:noProof/>
                  <w:webHidden/>
                </w:rPr>
              </w:rPrChange>
            </w:rPr>
          </w:r>
          <w:r w:rsidR="006C5CB5" w:rsidRPr="00E76C76">
            <w:rPr>
              <w:noProof/>
              <w:webHidden/>
              <w:rPrChange w:id="608" w:author="Tuan Tran" w:date="2020-06-11T11:14:00Z">
                <w:rPr>
                  <w:noProof/>
                  <w:webHidden/>
                </w:rPr>
              </w:rPrChange>
            </w:rPr>
            <w:fldChar w:fldCharType="separate"/>
          </w:r>
          <w:ins w:id="609" w:author="Tuan Tran" w:date="2020-06-11T11:19:00Z">
            <w:r w:rsidR="00971ED3">
              <w:rPr>
                <w:noProof/>
                <w:webHidden/>
              </w:rPr>
              <w:t>38</w:t>
            </w:r>
          </w:ins>
          <w:del w:id="610" w:author="Tuan Tran" w:date="2020-06-11T11:15:00Z">
            <w:r w:rsidR="000F0752" w:rsidRPr="00E76C76" w:rsidDel="002B57A5">
              <w:rPr>
                <w:noProof/>
                <w:webHidden/>
              </w:rPr>
              <w:delText>33</w:delText>
            </w:r>
          </w:del>
          <w:r w:rsidR="006C5CB5" w:rsidRPr="00E76C76">
            <w:rPr>
              <w:noProof/>
              <w:webHidden/>
              <w:rPrChange w:id="611" w:author="Tuan Tran" w:date="2020-06-11T11:14:00Z">
                <w:rPr>
                  <w:noProof/>
                  <w:webHidden/>
                </w:rPr>
              </w:rPrChange>
            </w:rPr>
            <w:fldChar w:fldCharType="end"/>
          </w:r>
          <w:r w:rsidRPr="00E76C76">
            <w:rPr>
              <w:noProof/>
              <w:rPrChange w:id="612" w:author="Tuan Tran" w:date="2020-06-11T11:14:00Z">
                <w:rPr>
                  <w:noProof/>
                </w:rPr>
              </w:rPrChange>
            </w:rPr>
            <w:fldChar w:fldCharType="end"/>
          </w:r>
        </w:p>
        <w:p w14:paraId="13951AE2" w14:textId="4C637F51"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613" w:author="Tuan Tran" w:date="2020-06-11T10:10:00Z">
              <w:pPr>
                <w:pStyle w:val="TOC3"/>
                <w:tabs>
                  <w:tab w:val="left" w:pos="1320"/>
                  <w:tab w:val="right" w:leader="dot" w:pos="9111"/>
                </w:tabs>
              </w:pPr>
            </w:pPrChange>
          </w:pPr>
          <w:r w:rsidRPr="00E76C76">
            <w:rPr>
              <w:noProof/>
              <w:rPrChange w:id="614" w:author="Tuan Tran" w:date="2020-06-11T11:14:00Z">
                <w:rPr/>
              </w:rPrChange>
            </w:rPr>
            <w:fldChar w:fldCharType="begin"/>
          </w:r>
          <w:r w:rsidRPr="00E76C76">
            <w:rPr>
              <w:noProof/>
              <w:rPrChange w:id="615" w:author="Tuan Tran" w:date="2020-06-11T11:14:00Z">
                <w:rPr/>
              </w:rPrChange>
            </w:rPr>
            <w:instrText xml:space="preserve"> HYPERLINK \l "_Toc42726196" </w:instrText>
          </w:r>
          <w:r w:rsidRPr="00E76C76">
            <w:rPr>
              <w:noProof/>
              <w:rPrChange w:id="616" w:author="Tuan Tran" w:date="2020-06-11T11:14:00Z">
                <w:rPr>
                  <w:noProof/>
                </w:rPr>
              </w:rPrChange>
            </w:rPr>
            <w:fldChar w:fldCharType="separate"/>
          </w:r>
          <w:r w:rsidR="006C5CB5" w:rsidRPr="00E76C76">
            <w:rPr>
              <w:rStyle w:val="Hyperlink"/>
              <w:i/>
              <w:iCs/>
              <w:noProof/>
              <w:u w:val="none"/>
              <w:rPrChange w:id="617" w:author="Tuan Tran" w:date="2020-06-11T11:14:00Z">
                <w:rPr>
                  <w:rStyle w:val="Hyperlink"/>
                  <w:i/>
                  <w:iCs/>
                  <w:noProof/>
                </w:rPr>
              </w:rPrChange>
            </w:rPr>
            <w:t>4.2.8</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618" w:author="Tuan Tran" w:date="2020-06-11T11:14:00Z">
                <w:rPr>
                  <w:rStyle w:val="Hyperlink"/>
                  <w:i/>
                  <w:iCs/>
                  <w:noProof/>
                </w:rPr>
              </w:rPrChange>
            </w:rPr>
            <w:t>Danh sách chương trình học</w:t>
          </w:r>
          <w:r w:rsidR="006C5CB5" w:rsidRPr="00E76C76">
            <w:rPr>
              <w:noProof/>
              <w:webHidden/>
            </w:rPr>
            <w:tab/>
          </w:r>
          <w:r w:rsidR="006C5CB5" w:rsidRPr="00E76C76">
            <w:rPr>
              <w:noProof/>
              <w:webHidden/>
              <w:rPrChange w:id="619" w:author="Tuan Tran" w:date="2020-06-11T11:14:00Z">
                <w:rPr>
                  <w:noProof/>
                  <w:webHidden/>
                </w:rPr>
              </w:rPrChange>
            </w:rPr>
            <w:fldChar w:fldCharType="begin"/>
          </w:r>
          <w:r w:rsidR="006C5CB5" w:rsidRPr="00E76C76">
            <w:rPr>
              <w:noProof/>
              <w:webHidden/>
            </w:rPr>
            <w:instrText xml:space="preserve"> PAGEREF _Toc42726196 \h </w:instrText>
          </w:r>
          <w:r w:rsidR="006C5CB5" w:rsidRPr="00E76C76">
            <w:rPr>
              <w:noProof/>
              <w:webHidden/>
              <w:rPrChange w:id="620" w:author="Tuan Tran" w:date="2020-06-11T11:14:00Z">
                <w:rPr>
                  <w:noProof/>
                  <w:webHidden/>
                </w:rPr>
              </w:rPrChange>
            </w:rPr>
          </w:r>
          <w:r w:rsidR="006C5CB5" w:rsidRPr="00E76C76">
            <w:rPr>
              <w:noProof/>
              <w:webHidden/>
              <w:rPrChange w:id="621" w:author="Tuan Tran" w:date="2020-06-11T11:14:00Z">
                <w:rPr>
                  <w:noProof/>
                  <w:webHidden/>
                </w:rPr>
              </w:rPrChange>
            </w:rPr>
            <w:fldChar w:fldCharType="separate"/>
          </w:r>
          <w:ins w:id="622" w:author="Tuan Tran" w:date="2020-06-11T11:19:00Z">
            <w:r w:rsidR="00971ED3">
              <w:rPr>
                <w:noProof/>
                <w:webHidden/>
              </w:rPr>
              <w:t>43</w:t>
            </w:r>
          </w:ins>
          <w:del w:id="623" w:author="Tuan Tran" w:date="2020-06-11T11:15:00Z">
            <w:r w:rsidR="000F0752" w:rsidRPr="00E76C76" w:rsidDel="002B57A5">
              <w:rPr>
                <w:noProof/>
                <w:webHidden/>
              </w:rPr>
              <w:delText>38</w:delText>
            </w:r>
          </w:del>
          <w:r w:rsidR="006C5CB5" w:rsidRPr="00E76C76">
            <w:rPr>
              <w:noProof/>
              <w:webHidden/>
              <w:rPrChange w:id="624" w:author="Tuan Tran" w:date="2020-06-11T11:14:00Z">
                <w:rPr>
                  <w:noProof/>
                  <w:webHidden/>
                </w:rPr>
              </w:rPrChange>
            </w:rPr>
            <w:fldChar w:fldCharType="end"/>
          </w:r>
          <w:r w:rsidRPr="00E76C76">
            <w:rPr>
              <w:noProof/>
              <w:rPrChange w:id="625" w:author="Tuan Tran" w:date="2020-06-11T11:14:00Z">
                <w:rPr>
                  <w:noProof/>
                </w:rPr>
              </w:rPrChange>
            </w:rPr>
            <w:fldChar w:fldCharType="end"/>
          </w:r>
        </w:p>
        <w:p w14:paraId="5A34FAA9" w14:textId="59EAF33E"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626" w:author="Tuan Tran" w:date="2020-06-11T10:10:00Z">
              <w:pPr>
                <w:pStyle w:val="TOC3"/>
                <w:tabs>
                  <w:tab w:val="left" w:pos="1320"/>
                  <w:tab w:val="right" w:leader="dot" w:pos="9111"/>
                </w:tabs>
              </w:pPr>
            </w:pPrChange>
          </w:pPr>
          <w:r w:rsidRPr="00E76C76">
            <w:rPr>
              <w:noProof/>
              <w:rPrChange w:id="627" w:author="Tuan Tran" w:date="2020-06-11T11:14:00Z">
                <w:rPr/>
              </w:rPrChange>
            </w:rPr>
            <w:fldChar w:fldCharType="begin"/>
          </w:r>
          <w:r w:rsidRPr="00E76C76">
            <w:rPr>
              <w:noProof/>
              <w:rPrChange w:id="628" w:author="Tuan Tran" w:date="2020-06-11T11:14:00Z">
                <w:rPr/>
              </w:rPrChange>
            </w:rPr>
            <w:instrText xml:space="preserve"> HYPERLINK \l "_Toc42726197" </w:instrText>
          </w:r>
          <w:r w:rsidRPr="00E76C76">
            <w:rPr>
              <w:noProof/>
              <w:rPrChange w:id="629" w:author="Tuan Tran" w:date="2020-06-11T11:14:00Z">
                <w:rPr>
                  <w:noProof/>
                </w:rPr>
              </w:rPrChange>
            </w:rPr>
            <w:fldChar w:fldCharType="separate"/>
          </w:r>
          <w:r w:rsidR="006C5CB5" w:rsidRPr="00E76C76">
            <w:rPr>
              <w:rStyle w:val="Hyperlink"/>
              <w:i/>
              <w:iCs/>
              <w:noProof/>
              <w:u w:val="none"/>
              <w:rPrChange w:id="630" w:author="Tuan Tran" w:date="2020-06-11T11:14:00Z">
                <w:rPr>
                  <w:rStyle w:val="Hyperlink"/>
                  <w:i/>
                  <w:iCs/>
                  <w:noProof/>
                </w:rPr>
              </w:rPrChange>
            </w:rPr>
            <w:t>4.2.9</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631" w:author="Tuan Tran" w:date="2020-06-11T11:14:00Z">
                <w:rPr>
                  <w:rStyle w:val="Hyperlink"/>
                  <w:i/>
                  <w:iCs/>
                  <w:noProof/>
                </w:rPr>
              </w:rPrChange>
            </w:rPr>
            <w:t>Quản lý bài học</w:t>
          </w:r>
          <w:r w:rsidR="006C5CB5" w:rsidRPr="00E76C76">
            <w:rPr>
              <w:noProof/>
              <w:webHidden/>
            </w:rPr>
            <w:tab/>
          </w:r>
          <w:r w:rsidR="006C5CB5" w:rsidRPr="00E76C76">
            <w:rPr>
              <w:noProof/>
              <w:webHidden/>
              <w:rPrChange w:id="632" w:author="Tuan Tran" w:date="2020-06-11T11:14:00Z">
                <w:rPr>
                  <w:noProof/>
                  <w:webHidden/>
                </w:rPr>
              </w:rPrChange>
            </w:rPr>
            <w:fldChar w:fldCharType="begin"/>
          </w:r>
          <w:r w:rsidR="006C5CB5" w:rsidRPr="00E76C76">
            <w:rPr>
              <w:noProof/>
              <w:webHidden/>
            </w:rPr>
            <w:instrText xml:space="preserve"> PAGEREF _Toc42726197 \h </w:instrText>
          </w:r>
          <w:r w:rsidR="006C5CB5" w:rsidRPr="00E76C76">
            <w:rPr>
              <w:noProof/>
              <w:webHidden/>
              <w:rPrChange w:id="633" w:author="Tuan Tran" w:date="2020-06-11T11:14:00Z">
                <w:rPr>
                  <w:noProof/>
                  <w:webHidden/>
                </w:rPr>
              </w:rPrChange>
            </w:rPr>
          </w:r>
          <w:r w:rsidR="006C5CB5" w:rsidRPr="00E76C76">
            <w:rPr>
              <w:noProof/>
              <w:webHidden/>
              <w:rPrChange w:id="634" w:author="Tuan Tran" w:date="2020-06-11T11:14:00Z">
                <w:rPr>
                  <w:noProof/>
                  <w:webHidden/>
                </w:rPr>
              </w:rPrChange>
            </w:rPr>
            <w:fldChar w:fldCharType="separate"/>
          </w:r>
          <w:ins w:id="635" w:author="Tuan Tran" w:date="2020-06-11T11:19:00Z">
            <w:r w:rsidR="00971ED3">
              <w:rPr>
                <w:noProof/>
                <w:webHidden/>
              </w:rPr>
              <w:t>45</w:t>
            </w:r>
          </w:ins>
          <w:del w:id="636" w:author="Tuan Tran" w:date="2020-06-11T11:15:00Z">
            <w:r w:rsidR="000F0752" w:rsidRPr="00E76C76" w:rsidDel="002B57A5">
              <w:rPr>
                <w:noProof/>
                <w:webHidden/>
              </w:rPr>
              <w:delText>40</w:delText>
            </w:r>
          </w:del>
          <w:r w:rsidR="006C5CB5" w:rsidRPr="00E76C76">
            <w:rPr>
              <w:noProof/>
              <w:webHidden/>
              <w:rPrChange w:id="637" w:author="Tuan Tran" w:date="2020-06-11T11:14:00Z">
                <w:rPr>
                  <w:noProof/>
                  <w:webHidden/>
                </w:rPr>
              </w:rPrChange>
            </w:rPr>
            <w:fldChar w:fldCharType="end"/>
          </w:r>
          <w:r w:rsidRPr="00E76C76">
            <w:rPr>
              <w:noProof/>
              <w:rPrChange w:id="638" w:author="Tuan Tran" w:date="2020-06-11T11:14:00Z">
                <w:rPr>
                  <w:noProof/>
                </w:rPr>
              </w:rPrChange>
            </w:rPr>
            <w:fldChar w:fldCharType="end"/>
          </w:r>
        </w:p>
        <w:p w14:paraId="3D811CD5" w14:textId="19C7A4A8"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639" w:author="Tuan Tran" w:date="2020-06-11T10:10:00Z">
              <w:pPr>
                <w:pStyle w:val="TOC3"/>
                <w:tabs>
                  <w:tab w:val="left" w:pos="1320"/>
                  <w:tab w:val="right" w:leader="dot" w:pos="9111"/>
                </w:tabs>
              </w:pPr>
            </w:pPrChange>
          </w:pPr>
          <w:r w:rsidRPr="00E76C76">
            <w:rPr>
              <w:noProof/>
              <w:rPrChange w:id="640" w:author="Tuan Tran" w:date="2020-06-11T11:14:00Z">
                <w:rPr/>
              </w:rPrChange>
            </w:rPr>
            <w:lastRenderedPageBreak/>
            <w:fldChar w:fldCharType="begin"/>
          </w:r>
          <w:r w:rsidRPr="00E76C76">
            <w:rPr>
              <w:noProof/>
              <w:rPrChange w:id="641" w:author="Tuan Tran" w:date="2020-06-11T11:14:00Z">
                <w:rPr/>
              </w:rPrChange>
            </w:rPr>
            <w:instrText xml:space="preserve"> HYPERLINK \l "_Toc42726198" </w:instrText>
          </w:r>
          <w:r w:rsidRPr="00E76C76">
            <w:rPr>
              <w:noProof/>
              <w:rPrChange w:id="642" w:author="Tuan Tran" w:date="2020-06-11T11:14:00Z">
                <w:rPr>
                  <w:noProof/>
                </w:rPr>
              </w:rPrChange>
            </w:rPr>
            <w:fldChar w:fldCharType="separate"/>
          </w:r>
          <w:r w:rsidR="006C5CB5" w:rsidRPr="00E76C76">
            <w:rPr>
              <w:rStyle w:val="Hyperlink"/>
              <w:i/>
              <w:iCs/>
              <w:noProof/>
              <w:u w:val="none"/>
              <w:rPrChange w:id="643" w:author="Tuan Tran" w:date="2020-06-11T11:14:00Z">
                <w:rPr>
                  <w:rStyle w:val="Hyperlink"/>
                  <w:i/>
                  <w:iCs/>
                  <w:noProof/>
                </w:rPr>
              </w:rPrChange>
            </w:rPr>
            <w:t>4.2.10</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644" w:author="Tuan Tran" w:date="2020-06-11T11:14:00Z">
                <w:rPr>
                  <w:rStyle w:val="Hyperlink"/>
                  <w:i/>
                  <w:iCs/>
                  <w:noProof/>
                </w:rPr>
              </w:rPrChange>
            </w:rPr>
            <w:t>Quản lý bài trắc nghiệm</w:t>
          </w:r>
          <w:r w:rsidR="006C5CB5" w:rsidRPr="00E76C76">
            <w:rPr>
              <w:noProof/>
              <w:webHidden/>
            </w:rPr>
            <w:tab/>
          </w:r>
          <w:r w:rsidR="006C5CB5" w:rsidRPr="00E76C76">
            <w:rPr>
              <w:noProof/>
              <w:webHidden/>
              <w:rPrChange w:id="645" w:author="Tuan Tran" w:date="2020-06-11T11:14:00Z">
                <w:rPr>
                  <w:noProof/>
                  <w:webHidden/>
                </w:rPr>
              </w:rPrChange>
            </w:rPr>
            <w:fldChar w:fldCharType="begin"/>
          </w:r>
          <w:r w:rsidR="006C5CB5" w:rsidRPr="00E76C76">
            <w:rPr>
              <w:noProof/>
              <w:webHidden/>
            </w:rPr>
            <w:instrText xml:space="preserve"> PAGEREF _Toc42726198 \h </w:instrText>
          </w:r>
          <w:r w:rsidR="006C5CB5" w:rsidRPr="00E76C76">
            <w:rPr>
              <w:noProof/>
              <w:webHidden/>
              <w:rPrChange w:id="646" w:author="Tuan Tran" w:date="2020-06-11T11:14:00Z">
                <w:rPr>
                  <w:noProof/>
                  <w:webHidden/>
                </w:rPr>
              </w:rPrChange>
            </w:rPr>
          </w:r>
          <w:r w:rsidR="006C5CB5" w:rsidRPr="00E76C76">
            <w:rPr>
              <w:noProof/>
              <w:webHidden/>
              <w:rPrChange w:id="647" w:author="Tuan Tran" w:date="2020-06-11T11:14:00Z">
                <w:rPr>
                  <w:noProof/>
                  <w:webHidden/>
                </w:rPr>
              </w:rPrChange>
            </w:rPr>
            <w:fldChar w:fldCharType="separate"/>
          </w:r>
          <w:ins w:id="648" w:author="Tuan Tran" w:date="2020-06-11T11:19:00Z">
            <w:r w:rsidR="00971ED3">
              <w:rPr>
                <w:noProof/>
                <w:webHidden/>
              </w:rPr>
              <w:t>48</w:t>
            </w:r>
          </w:ins>
          <w:del w:id="649" w:author="Tuan Tran" w:date="2020-06-11T11:15:00Z">
            <w:r w:rsidR="000F0752" w:rsidRPr="00E76C76" w:rsidDel="002B57A5">
              <w:rPr>
                <w:noProof/>
                <w:webHidden/>
              </w:rPr>
              <w:delText>43</w:delText>
            </w:r>
          </w:del>
          <w:r w:rsidR="006C5CB5" w:rsidRPr="00E76C76">
            <w:rPr>
              <w:noProof/>
              <w:webHidden/>
              <w:rPrChange w:id="650" w:author="Tuan Tran" w:date="2020-06-11T11:14:00Z">
                <w:rPr>
                  <w:noProof/>
                  <w:webHidden/>
                </w:rPr>
              </w:rPrChange>
            </w:rPr>
            <w:fldChar w:fldCharType="end"/>
          </w:r>
          <w:r w:rsidRPr="00E76C76">
            <w:rPr>
              <w:noProof/>
              <w:rPrChange w:id="651" w:author="Tuan Tran" w:date="2020-06-11T11:14:00Z">
                <w:rPr>
                  <w:noProof/>
                </w:rPr>
              </w:rPrChange>
            </w:rPr>
            <w:fldChar w:fldCharType="end"/>
          </w:r>
        </w:p>
        <w:p w14:paraId="1D3BDF63" w14:textId="14585804"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652" w:author="Tuan Tran" w:date="2020-06-11T10:10:00Z">
              <w:pPr>
                <w:pStyle w:val="TOC3"/>
                <w:tabs>
                  <w:tab w:val="left" w:pos="1320"/>
                  <w:tab w:val="right" w:leader="dot" w:pos="9111"/>
                </w:tabs>
              </w:pPr>
            </w:pPrChange>
          </w:pPr>
          <w:r w:rsidRPr="00E76C76">
            <w:rPr>
              <w:noProof/>
              <w:rPrChange w:id="653" w:author="Tuan Tran" w:date="2020-06-11T11:14:00Z">
                <w:rPr/>
              </w:rPrChange>
            </w:rPr>
            <w:fldChar w:fldCharType="begin"/>
          </w:r>
          <w:r w:rsidRPr="00E76C76">
            <w:rPr>
              <w:noProof/>
              <w:rPrChange w:id="654" w:author="Tuan Tran" w:date="2020-06-11T11:14:00Z">
                <w:rPr/>
              </w:rPrChange>
            </w:rPr>
            <w:instrText xml:space="preserve"> HYPERLINK \l "_Toc42726199" </w:instrText>
          </w:r>
          <w:r w:rsidRPr="00E76C76">
            <w:rPr>
              <w:noProof/>
              <w:rPrChange w:id="655" w:author="Tuan Tran" w:date="2020-06-11T11:14:00Z">
                <w:rPr>
                  <w:noProof/>
                </w:rPr>
              </w:rPrChange>
            </w:rPr>
            <w:fldChar w:fldCharType="separate"/>
          </w:r>
          <w:r w:rsidR="006C5CB5" w:rsidRPr="00E76C76">
            <w:rPr>
              <w:rStyle w:val="Hyperlink"/>
              <w:i/>
              <w:iCs/>
              <w:noProof/>
              <w:u w:val="none"/>
              <w:rPrChange w:id="656" w:author="Tuan Tran" w:date="2020-06-11T11:14:00Z">
                <w:rPr>
                  <w:rStyle w:val="Hyperlink"/>
                  <w:i/>
                  <w:iCs/>
                  <w:noProof/>
                </w:rPr>
              </w:rPrChange>
            </w:rPr>
            <w:t>4.2.11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rPrChange w:id="657" w:author="Tuan Tran" w:date="2020-06-11T11:14:00Z">
                <w:rPr>
                  <w:rStyle w:val="Hyperlink"/>
                  <w:i/>
                  <w:iCs/>
                  <w:noProof/>
                </w:rPr>
              </w:rPrChange>
            </w:rPr>
            <w:t>Quản lý bài tự luận</w:t>
          </w:r>
          <w:r w:rsidR="006C5CB5" w:rsidRPr="00E76C76">
            <w:rPr>
              <w:noProof/>
              <w:webHidden/>
            </w:rPr>
            <w:tab/>
          </w:r>
          <w:r w:rsidR="006C5CB5" w:rsidRPr="00E76C76">
            <w:rPr>
              <w:noProof/>
              <w:webHidden/>
              <w:rPrChange w:id="658" w:author="Tuan Tran" w:date="2020-06-11T11:14:00Z">
                <w:rPr>
                  <w:noProof/>
                  <w:webHidden/>
                </w:rPr>
              </w:rPrChange>
            </w:rPr>
            <w:fldChar w:fldCharType="begin"/>
          </w:r>
          <w:r w:rsidR="006C5CB5" w:rsidRPr="00E76C76">
            <w:rPr>
              <w:noProof/>
              <w:webHidden/>
            </w:rPr>
            <w:instrText xml:space="preserve"> PAGEREF _Toc42726199 \h </w:instrText>
          </w:r>
          <w:r w:rsidR="006C5CB5" w:rsidRPr="00E76C76">
            <w:rPr>
              <w:noProof/>
              <w:webHidden/>
              <w:rPrChange w:id="659" w:author="Tuan Tran" w:date="2020-06-11T11:14:00Z">
                <w:rPr>
                  <w:noProof/>
                  <w:webHidden/>
                </w:rPr>
              </w:rPrChange>
            </w:rPr>
          </w:r>
          <w:r w:rsidR="006C5CB5" w:rsidRPr="00E76C76">
            <w:rPr>
              <w:noProof/>
              <w:webHidden/>
              <w:rPrChange w:id="660" w:author="Tuan Tran" w:date="2020-06-11T11:14:00Z">
                <w:rPr>
                  <w:noProof/>
                  <w:webHidden/>
                </w:rPr>
              </w:rPrChange>
            </w:rPr>
            <w:fldChar w:fldCharType="separate"/>
          </w:r>
          <w:ins w:id="661" w:author="Tuan Tran" w:date="2020-06-11T11:19:00Z">
            <w:r w:rsidR="00971ED3">
              <w:rPr>
                <w:noProof/>
                <w:webHidden/>
              </w:rPr>
              <w:t>52</w:t>
            </w:r>
          </w:ins>
          <w:del w:id="662" w:author="Tuan Tran" w:date="2020-06-11T11:15:00Z">
            <w:r w:rsidR="000F0752" w:rsidRPr="00E76C76" w:rsidDel="002B57A5">
              <w:rPr>
                <w:noProof/>
                <w:webHidden/>
              </w:rPr>
              <w:delText>47</w:delText>
            </w:r>
          </w:del>
          <w:r w:rsidR="006C5CB5" w:rsidRPr="00E76C76">
            <w:rPr>
              <w:noProof/>
              <w:webHidden/>
              <w:rPrChange w:id="663" w:author="Tuan Tran" w:date="2020-06-11T11:14:00Z">
                <w:rPr>
                  <w:noProof/>
                  <w:webHidden/>
                </w:rPr>
              </w:rPrChange>
            </w:rPr>
            <w:fldChar w:fldCharType="end"/>
          </w:r>
          <w:r w:rsidRPr="00E76C76">
            <w:rPr>
              <w:noProof/>
              <w:rPrChange w:id="664" w:author="Tuan Tran" w:date="2020-06-11T11:14:00Z">
                <w:rPr>
                  <w:noProof/>
                </w:rPr>
              </w:rPrChange>
            </w:rPr>
            <w:fldChar w:fldCharType="end"/>
          </w:r>
        </w:p>
        <w:p w14:paraId="1CF5A1CC" w14:textId="4209D6FD"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665" w:author="Tuan Tran" w:date="2020-06-11T10:10:00Z">
              <w:pPr>
                <w:pStyle w:val="TOC1"/>
                <w:tabs>
                  <w:tab w:val="right" w:leader="dot" w:pos="9111"/>
                </w:tabs>
              </w:pPr>
            </w:pPrChange>
          </w:pPr>
          <w:r w:rsidRPr="00E76C76">
            <w:rPr>
              <w:noProof/>
              <w:rPrChange w:id="666" w:author="Tuan Tran" w:date="2020-06-11T11:14:00Z">
                <w:rPr/>
              </w:rPrChange>
            </w:rPr>
            <w:fldChar w:fldCharType="begin"/>
          </w:r>
          <w:r w:rsidRPr="00E76C76">
            <w:rPr>
              <w:noProof/>
              <w:rPrChange w:id="667" w:author="Tuan Tran" w:date="2020-06-11T11:14:00Z">
                <w:rPr/>
              </w:rPrChange>
            </w:rPr>
            <w:instrText xml:space="preserve"> HYPERLINK \l "_Toc42726200" </w:instrText>
          </w:r>
          <w:r w:rsidRPr="00E76C76">
            <w:rPr>
              <w:noProof/>
              <w:rPrChange w:id="668" w:author="Tuan Tran" w:date="2020-06-11T11:14:00Z">
                <w:rPr>
                  <w:noProof/>
                </w:rPr>
              </w:rPrChange>
            </w:rPr>
            <w:fldChar w:fldCharType="separate"/>
          </w:r>
          <w:r w:rsidR="006C5CB5" w:rsidRPr="00E76C76">
            <w:rPr>
              <w:rStyle w:val="Hyperlink"/>
              <w:b/>
              <w:bCs/>
              <w:noProof/>
              <w:u w:val="none"/>
              <w:rPrChange w:id="669" w:author="Tuan Tran" w:date="2020-06-11T11:14:00Z">
                <w:rPr>
                  <w:rStyle w:val="Hyperlink"/>
                  <w:b/>
                  <w:bCs/>
                  <w:noProof/>
                </w:rPr>
              </w:rPrChange>
            </w:rPr>
            <w:t>CHƯƠNG 5: KẾT LUẬN VÀ HƯỚNG PHÁT TRIỂN</w:t>
          </w:r>
          <w:r w:rsidR="006C5CB5" w:rsidRPr="00E76C76">
            <w:rPr>
              <w:noProof/>
              <w:webHidden/>
            </w:rPr>
            <w:tab/>
          </w:r>
          <w:r w:rsidR="006C5CB5" w:rsidRPr="00E76C76">
            <w:rPr>
              <w:noProof/>
              <w:webHidden/>
              <w:rPrChange w:id="670" w:author="Tuan Tran" w:date="2020-06-11T11:14:00Z">
                <w:rPr>
                  <w:noProof/>
                  <w:webHidden/>
                </w:rPr>
              </w:rPrChange>
            </w:rPr>
            <w:fldChar w:fldCharType="begin"/>
          </w:r>
          <w:r w:rsidR="006C5CB5" w:rsidRPr="00E76C76">
            <w:rPr>
              <w:noProof/>
              <w:webHidden/>
            </w:rPr>
            <w:instrText xml:space="preserve"> PAGEREF _Toc42726200 \h </w:instrText>
          </w:r>
          <w:r w:rsidR="006C5CB5" w:rsidRPr="00E76C76">
            <w:rPr>
              <w:noProof/>
              <w:webHidden/>
              <w:rPrChange w:id="671" w:author="Tuan Tran" w:date="2020-06-11T11:14:00Z">
                <w:rPr>
                  <w:noProof/>
                  <w:webHidden/>
                </w:rPr>
              </w:rPrChange>
            </w:rPr>
          </w:r>
          <w:r w:rsidR="006C5CB5" w:rsidRPr="00E76C76">
            <w:rPr>
              <w:noProof/>
              <w:webHidden/>
              <w:rPrChange w:id="672" w:author="Tuan Tran" w:date="2020-06-11T11:14:00Z">
                <w:rPr>
                  <w:noProof/>
                  <w:webHidden/>
                </w:rPr>
              </w:rPrChange>
            </w:rPr>
            <w:fldChar w:fldCharType="separate"/>
          </w:r>
          <w:ins w:id="673" w:author="Tuan Tran" w:date="2020-06-11T11:19:00Z">
            <w:r w:rsidR="00971ED3">
              <w:rPr>
                <w:noProof/>
                <w:webHidden/>
              </w:rPr>
              <w:t>57</w:t>
            </w:r>
          </w:ins>
          <w:del w:id="674" w:author="Tuan Tran" w:date="2020-06-11T11:15:00Z">
            <w:r w:rsidR="000F0752" w:rsidRPr="00E76C76" w:rsidDel="002B57A5">
              <w:rPr>
                <w:noProof/>
                <w:webHidden/>
              </w:rPr>
              <w:delText>52</w:delText>
            </w:r>
          </w:del>
          <w:r w:rsidR="006C5CB5" w:rsidRPr="00E76C76">
            <w:rPr>
              <w:noProof/>
              <w:webHidden/>
              <w:rPrChange w:id="675" w:author="Tuan Tran" w:date="2020-06-11T11:14:00Z">
                <w:rPr>
                  <w:noProof/>
                  <w:webHidden/>
                </w:rPr>
              </w:rPrChange>
            </w:rPr>
            <w:fldChar w:fldCharType="end"/>
          </w:r>
          <w:r w:rsidRPr="00E76C76">
            <w:rPr>
              <w:noProof/>
              <w:rPrChange w:id="676" w:author="Tuan Tran" w:date="2020-06-11T11:14:00Z">
                <w:rPr>
                  <w:noProof/>
                </w:rPr>
              </w:rPrChange>
            </w:rPr>
            <w:fldChar w:fldCharType="end"/>
          </w:r>
        </w:p>
        <w:p w14:paraId="164CD7DE" w14:textId="4A6EE980"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677" w:author="Tuan Tran" w:date="2020-06-11T10:10:00Z">
              <w:pPr>
                <w:pStyle w:val="TOC2"/>
                <w:tabs>
                  <w:tab w:val="left" w:pos="880"/>
                  <w:tab w:val="right" w:leader="dot" w:pos="9111"/>
                </w:tabs>
              </w:pPr>
            </w:pPrChange>
          </w:pPr>
          <w:r w:rsidRPr="00E76C76">
            <w:rPr>
              <w:noProof/>
              <w:rPrChange w:id="678" w:author="Tuan Tran" w:date="2020-06-11T11:14:00Z">
                <w:rPr/>
              </w:rPrChange>
            </w:rPr>
            <w:fldChar w:fldCharType="begin"/>
          </w:r>
          <w:r w:rsidRPr="00E76C76">
            <w:rPr>
              <w:noProof/>
              <w:rPrChange w:id="679" w:author="Tuan Tran" w:date="2020-06-11T11:14:00Z">
                <w:rPr/>
              </w:rPrChange>
            </w:rPr>
            <w:instrText xml:space="preserve"> HYPERLINK \l "_Toc42726202" </w:instrText>
          </w:r>
          <w:r w:rsidRPr="00E76C76">
            <w:rPr>
              <w:noProof/>
              <w:rPrChange w:id="680" w:author="Tuan Tran" w:date="2020-06-11T11:14:00Z">
                <w:rPr>
                  <w:noProof/>
                </w:rPr>
              </w:rPrChange>
            </w:rPr>
            <w:fldChar w:fldCharType="separate"/>
          </w:r>
          <w:r w:rsidR="006C5CB5" w:rsidRPr="00E76C76">
            <w:rPr>
              <w:rStyle w:val="Hyperlink"/>
              <w:b/>
              <w:bCs/>
              <w:noProof/>
              <w:u w:val="none"/>
              <w:rPrChange w:id="681" w:author="Tuan Tran" w:date="2020-06-11T11:14:00Z">
                <w:rPr>
                  <w:rStyle w:val="Hyperlink"/>
                  <w:b/>
                  <w:bCs/>
                  <w:noProof/>
                </w:rPr>
              </w:rPrChange>
            </w:rPr>
            <w:t>5.1</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682" w:author="Tuan Tran" w:date="2020-06-11T11:14:00Z">
                <w:rPr>
                  <w:rStyle w:val="Hyperlink"/>
                  <w:b/>
                  <w:bCs/>
                  <w:noProof/>
                </w:rPr>
              </w:rPrChange>
            </w:rPr>
            <w:t>Kết quả đạt được</w:t>
          </w:r>
          <w:r w:rsidR="006C5CB5" w:rsidRPr="00E76C76">
            <w:rPr>
              <w:noProof/>
              <w:webHidden/>
            </w:rPr>
            <w:tab/>
          </w:r>
          <w:r w:rsidR="006C5CB5" w:rsidRPr="00E76C76">
            <w:rPr>
              <w:noProof/>
              <w:webHidden/>
              <w:rPrChange w:id="683" w:author="Tuan Tran" w:date="2020-06-11T11:14:00Z">
                <w:rPr>
                  <w:noProof/>
                  <w:webHidden/>
                </w:rPr>
              </w:rPrChange>
            </w:rPr>
            <w:fldChar w:fldCharType="begin"/>
          </w:r>
          <w:r w:rsidR="006C5CB5" w:rsidRPr="00E76C76">
            <w:rPr>
              <w:noProof/>
              <w:webHidden/>
            </w:rPr>
            <w:instrText xml:space="preserve"> PAGEREF _Toc42726202 \h </w:instrText>
          </w:r>
          <w:r w:rsidR="006C5CB5" w:rsidRPr="00E76C76">
            <w:rPr>
              <w:noProof/>
              <w:webHidden/>
              <w:rPrChange w:id="684" w:author="Tuan Tran" w:date="2020-06-11T11:14:00Z">
                <w:rPr>
                  <w:noProof/>
                  <w:webHidden/>
                </w:rPr>
              </w:rPrChange>
            </w:rPr>
          </w:r>
          <w:r w:rsidR="006C5CB5" w:rsidRPr="00E76C76">
            <w:rPr>
              <w:noProof/>
              <w:webHidden/>
              <w:rPrChange w:id="685" w:author="Tuan Tran" w:date="2020-06-11T11:14:00Z">
                <w:rPr>
                  <w:noProof/>
                  <w:webHidden/>
                </w:rPr>
              </w:rPrChange>
            </w:rPr>
            <w:fldChar w:fldCharType="separate"/>
          </w:r>
          <w:ins w:id="686" w:author="Tuan Tran" w:date="2020-06-11T11:19:00Z">
            <w:r w:rsidR="00971ED3">
              <w:rPr>
                <w:noProof/>
                <w:webHidden/>
              </w:rPr>
              <w:t>57</w:t>
            </w:r>
          </w:ins>
          <w:del w:id="687" w:author="Tuan Tran" w:date="2020-06-11T11:15:00Z">
            <w:r w:rsidR="000F0752" w:rsidRPr="00E76C76" w:rsidDel="002B57A5">
              <w:rPr>
                <w:noProof/>
                <w:webHidden/>
              </w:rPr>
              <w:delText>52</w:delText>
            </w:r>
          </w:del>
          <w:r w:rsidR="006C5CB5" w:rsidRPr="00E76C76">
            <w:rPr>
              <w:noProof/>
              <w:webHidden/>
              <w:rPrChange w:id="688" w:author="Tuan Tran" w:date="2020-06-11T11:14:00Z">
                <w:rPr>
                  <w:noProof/>
                  <w:webHidden/>
                </w:rPr>
              </w:rPrChange>
            </w:rPr>
            <w:fldChar w:fldCharType="end"/>
          </w:r>
          <w:r w:rsidRPr="00E76C76">
            <w:rPr>
              <w:noProof/>
              <w:rPrChange w:id="689" w:author="Tuan Tran" w:date="2020-06-11T11:14:00Z">
                <w:rPr>
                  <w:noProof/>
                </w:rPr>
              </w:rPrChange>
            </w:rPr>
            <w:fldChar w:fldCharType="end"/>
          </w:r>
        </w:p>
        <w:p w14:paraId="1D022170" w14:textId="63E3B34C"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690" w:author="Tuan Tran" w:date="2020-06-11T10:10:00Z">
              <w:pPr>
                <w:pStyle w:val="TOC2"/>
                <w:tabs>
                  <w:tab w:val="left" w:pos="880"/>
                  <w:tab w:val="right" w:leader="dot" w:pos="9111"/>
                </w:tabs>
              </w:pPr>
            </w:pPrChange>
          </w:pPr>
          <w:r w:rsidRPr="00E76C76">
            <w:rPr>
              <w:noProof/>
              <w:rPrChange w:id="691" w:author="Tuan Tran" w:date="2020-06-11T11:14:00Z">
                <w:rPr/>
              </w:rPrChange>
            </w:rPr>
            <w:fldChar w:fldCharType="begin"/>
          </w:r>
          <w:r w:rsidRPr="00E76C76">
            <w:rPr>
              <w:noProof/>
              <w:rPrChange w:id="692" w:author="Tuan Tran" w:date="2020-06-11T11:14:00Z">
                <w:rPr/>
              </w:rPrChange>
            </w:rPr>
            <w:instrText xml:space="preserve"> HYPERLINK \l "_Toc42726203" </w:instrText>
          </w:r>
          <w:r w:rsidRPr="00E76C76">
            <w:rPr>
              <w:noProof/>
              <w:rPrChange w:id="693" w:author="Tuan Tran" w:date="2020-06-11T11:14:00Z">
                <w:rPr>
                  <w:noProof/>
                </w:rPr>
              </w:rPrChange>
            </w:rPr>
            <w:fldChar w:fldCharType="separate"/>
          </w:r>
          <w:r w:rsidR="006C5CB5" w:rsidRPr="00E76C76">
            <w:rPr>
              <w:rStyle w:val="Hyperlink"/>
              <w:b/>
              <w:bCs/>
              <w:noProof/>
              <w:u w:val="none"/>
              <w:rPrChange w:id="694" w:author="Tuan Tran" w:date="2020-06-11T11:14:00Z">
                <w:rPr>
                  <w:rStyle w:val="Hyperlink"/>
                  <w:b/>
                  <w:bCs/>
                  <w:noProof/>
                </w:rPr>
              </w:rPrChange>
            </w:rPr>
            <w:t>5.2</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695" w:author="Tuan Tran" w:date="2020-06-11T11:14:00Z">
                <w:rPr>
                  <w:rStyle w:val="Hyperlink"/>
                  <w:b/>
                  <w:bCs/>
                  <w:noProof/>
                </w:rPr>
              </w:rPrChange>
            </w:rPr>
            <w:t>Đánh giá sản phẩm</w:t>
          </w:r>
          <w:r w:rsidR="006C5CB5" w:rsidRPr="00E76C76">
            <w:rPr>
              <w:noProof/>
              <w:webHidden/>
            </w:rPr>
            <w:tab/>
          </w:r>
          <w:r w:rsidR="006C5CB5" w:rsidRPr="00E76C76">
            <w:rPr>
              <w:noProof/>
              <w:webHidden/>
              <w:rPrChange w:id="696" w:author="Tuan Tran" w:date="2020-06-11T11:14:00Z">
                <w:rPr>
                  <w:noProof/>
                  <w:webHidden/>
                </w:rPr>
              </w:rPrChange>
            </w:rPr>
            <w:fldChar w:fldCharType="begin"/>
          </w:r>
          <w:r w:rsidR="006C5CB5" w:rsidRPr="00E76C76">
            <w:rPr>
              <w:noProof/>
              <w:webHidden/>
            </w:rPr>
            <w:instrText xml:space="preserve"> PAGEREF _Toc42726203 \h </w:instrText>
          </w:r>
          <w:r w:rsidR="006C5CB5" w:rsidRPr="00E76C76">
            <w:rPr>
              <w:noProof/>
              <w:webHidden/>
              <w:rPrChange w:id="697" w:author="Tuan Tran" w:date="2020-06-11T11:14:00Z">
                <w:rPr>
                  <w:noProof/>
                  <w:webHidden/>
                </w:rPr>
              </w:rPrChange>
            </w:rPr>
          </w:r>
          <w:r w:rsidR="006C5CB5" w:rsidRPr="00E76C76">
            <w:rPr>
              <w:noProof/>
              <w:webHidden/>
              <w:rPrChange w:id="698" w:author="Tuan Tran" w:date="2020-06-11T11:14:00Z">
                <w:rPr>
                  <w:noProof/>
                  <w:webHidden/>
                </w:rPr>
              </w:rPrChange>
            </w:rPr>
            <w:fldChar w:fldCharType="separate"/>
          </w:r>
          <w:ins w:id="699" w:author="Tuan Tran" w:date="2020-06-11T11:19:00Z">
            <w:r w:rsidR="00971ED3">
              <w:rPr>
                <w:noProof/>
                <w:webHidden/>
              </w:rPr>
              <w:t>57</w:t>
            </w:r>
          </w:ins>
          <w:del w:id="700" w:author="Tuan Tran" w:date="2020-06-11T11:15:00Z">
            <w:r w:rsidR="000F0752" w:rsidRPr="00E76C76" w:rsidDel="002B57A5">
              <w:rPr>
                <w:noProof/>
                <w:webHidden/>
              </w:rPr>
              <w:delText>52</w:delText>
            </w:r>
          </w:del>
          <w:r w:rsidR="006C5CB5" w:rsidRPr="00E76C76">
            <w:rPr>
              <w:noProof/>
              <w:webHidden/>
              <w:rPrChange w:id="701" w:author="Tuan Tran" w:date="2020-06-11T11:14:00Z">
                <w:rPr>
                  <w:noProof/>
                  <w:webHidden/>
                </w:rPr>
              </w:rPrChange>
            </w:rPr>
            <w:fldChar w:fldCharType="end"/>
          </w:r>
          <w:r w:rsidRPr="00E76C76">
            <w:rPr>
              <w:noProof/>
              <w:rPrChange w:id="702" w:author="Tuan Tran" w:date="2020-06-11T11:14:00Z">
                <w:rPr>
                  <w:noProof/>
                </w:rPr>
              </w:rPrChange>
            </w:rPr>
            <w:fldChar w:fldCharType="end"/>
          </w:r>
        </w:p>
        <w:p w14:paraId="75C98B98" w14:textId="25557A02"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703" w:author="Tuan Tran" w:date="2020-06-11T10:10:00Z">
              <w:pPr>
                <w:pStyle w:val="TOC3"/>
                <w:tabs>
                  <w:tab w:val="left" w:pos="1320"/>
                  <w:tab w:val="right" w:leader="dot" w:pos="9111"/>
                </w:tabs>
              </w:pPr>
            </w:pPrChange>
          </w:pPr>
          <w:r w:rsidRPr="00E76C76">
            <w:rPr>
              <w:noProof/>
              <w:rPrChange w:id="704" w:author="Tuan Tran" w:date="2020-06-11T11:14:00Z">
                <w:rPr/>
              </w:rPrChange>
            </w:rPr>
            <w:fldChar w:fldCharType="begin"/>
          </w:r>
          <w:r w:rsidRPr="00E76C76">
            <w:rPr>
              <w:noProof/>
              <w:rPrChange w:id="705" w:author="Tuan Tran" w:date="2020-06-11T11:14:00Z">
                <w:rPr/>
              </w:rPrChange>
            </w:rPr>
            <w:instrText xml:space="preserve"> HYPERLINK \l "_Toc42726204" </w:instrText>
          </w:r>
          <w:r w:rsidRPr="00E76C76">
            <w:rPr>
              <w:noProof/>
              <w:rPrChange w:id="706" w:author="Tuan Tran" w:date="2020-06-11T11:14:00Z">
                <w:rPr>
                  <w:noProof/>
                </w:rPr>
              </w:rPrChange>
            </w:rPr>
            <w:fldChar w:fldCharType="separate"/>
          </w:r>
          <w:r w:rsidR="006C5CB5" w:rsidRPr="00E76C76">
            <w:rPr>
              <w:rStyle w:val="Hyperlink"/>
              <w:i/>
              <w:iCs/>
              <w:noProof/>
              <w:u w:val="none"/>
              <w:lang w:val="en-GB"/>
              <w:rPrChange w:id="707" w:author="Tuan Tran" w:date="2020-06-11T11:14:00Z">
                <w:rPr>
                  <w:rStyle w:val="Hyperlink"/>
                  <w:i/>
                  <w:iCs/>
                  <w:noProof/>
                  <w:lang w:val="en-GB"/>
                </w:rPr>
              </w:rPrChange>
            </w:rPr>
            <w:t>5.2.1</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lang w:val="en-GB"/>
              <w:rPrChange w:id="708" w:author="Tuan Tran" w:date="2020-06-11T11:14:00Z">
                <w:rPr>
                  <w:rStyle w:val="Hyperlink"/>
                  <w:i/>
                  <w:iCs/>
                  <w:noProof/>
                  <w:lang w:val="en-GB"/>
                </w:rPr>
              </w:rPrChange>
            </w:rPr>
            <w:t>Ưu điểm</w:t>
          </w:r>
          <w:r w:rsidR="006C5CB5" w:rsidRPr="00E76C76">
            <w:rPr>
              <w:noProof/>
              <w:webHidden/>
            </w:rPr>
            <w:tab/>
          </w:r>
          <w:r w:rsidR="006C5CB5" w:rsidRPr="00E76C76">
            <w:rPr>
              <w:noProof/>
              <w:webHidden/>
              <w:rPrChange w:id="709" w:author="Tuan Tran" w:date="2020-06-11T11:14:00Z">
                <w:rPr>
                  <w:noProof/>
                  <w:webHidden/>
                </w:rPr>
              </w:rPrChange>
            </w:rPr>
            <w:fldChar w:fldCharType="begin"/>
          </w:r>
          <w:r w:rsidR="006C5CB5" w:rsidRPr="00E76C76">
            <w:rPr>
              <w:noProof/>
              <w:webHidden/>
            </w:rPr>
            <w:instrText xml:space="preserve"> PAGEREF _Toc42726204 \h </w:instrText>
          </w:r>
          <w:r w:rsidR="006C5CB5" w:rsidRPr="00E76C76">
            <w:rPr>
              <w:noProof/>
              <w:webHidden/>
              <w:rPrChange w:id="710" w:author="Tuan Tran" w:date="2020-06-11T11:14:00Z">
                <w:rPr>
                  <w:noProof/>
                  <w:webHidden/>
                </w:rPr>
              </w:rPrChange>
            </w:rPr>
          </w:r>
          <w:r w:rsidR="006C5CB5" w:rsidRPr="00E76C76">
            <w:rPr>
              <w:noProof/>
              <w:webHidden/>
              <w:rPrChange w:id="711" w:author="Tuan Tran" w:date="2020-06-11T11:14:00Z">
                <w:rPr>
                  <w:noProof/>
                  <w:webHidden/>
                </w:rPr>
              </w:rPrChange>
            </w:rPr>
            <w:fldChar w:fldCharType="separate"/>
          </w:r>
          <w:ins w:id="712" w:author="Tuan Tran" w:date="2020-06-11T11:19:00Z">
            <w:r w:rsidR="00971ED3">
              <w:rPr>
                <w:noProof/>
                <w:webHidden/>
              </w:rPr>
              <w:t>57</w:t>
            </w:r>
          </w:ins>
          <w:del w:id="713" w:author="Tuan Tran" w:date="2020-06-11T11:15:00Z">
            <w:r w:rsidR="000F0752" w:rsidRPr="00E76C76" w:rsidDel="002B57A5">
              <w:rPr>
                <w:noProof/>
                <w:webHidden/>
              </w:rPr>
              <w:delText>52</w:delText>
            </w:r>
          </w:del>
          <w:r w:rsidR="006C5CB5" w:rsidRPr="00E76C76">
            <w:rPr>
              <w:noProof/>
              <w:webHidden/>
              <w:rPrChange w:id="714" w:author="Tuan Tran" w:date="2020-06-11T11:14:00Z">
                <w:rPr>
                  <w:noProof/>
                  <w:webHidden/>
                </w:rPr>
              </w:rPrChange>
            </w:rPr>
            <w:fldChar w:fldCharType="end"/>
          </w:r>
          <w:r w:rsidRPr="00E76C76">
            <w:rPr>
              <w:noProof/>
              <w:rPrChange w:id="715" w:author="Tuan Tran" w:date="2020-06-11T11:14:00Z">
                <w:rPr>
                  <w:noProof/>
                </w:rPr>
              </w:rPrChange>
            </w:rPr>
            <w:fldChar w:fldCharType="end"/>
          </w:r>
        </w:p>
        <w:p w14:paraId="4FFD321D" w14:textId="4F46F7B0" w:rsidR="006C5CB5" w:rsidRPr="00E76C76" w:rsidRDefault="001117F5">
          <w:pPr>
            <w:pStyle w:val="TOC3"/>
            <w:tabs>
              <w:tab w:val="left" w:pos="1320"/>
              <w:tab w:val="right" w:leader="dot" w:pos="9111"/>
            </w:tabs>
            <w:spacing w:line="360" w:lineRule="auto"/>
            <w:rPr>
              <w:rFonts w:asciiTheme="minorHAnsi" w:eastAsiaTheme="minorEastAsia" w:hAnsiTheme="minorHAnsi" w:cstheme="minorBidi"/>
              <w:noProof/>
              <w:sz w:val="22"/>
              <w:szCs w:val="22"/>
            </w:rPr>
            <w:pPrChange w:id="716" w:author="Tuan Tran" w:date="2020-06-11T10:10:00Z">
              <w:pPr>
                <w:pStyle w:val="TOC3"/>
                <w:tabs>
                  <w:tab w:val="left" w:pos="1320"/>
                  <w:tab w:val="right" w:leader="dot" w:pos="9111"/>
                </w:tabs>
              </w:pPr>
            </w:pPrChange>
          </w:pPr>
          <w:r w:rsidRPr="00E76C76">
            <w:rPr>
              <w:noProof/>
              <w:rPrChange w:id="717" w:author="Tuan Tran" w:date="2020-06-11T11:14:00Z">
                <w:rPr/>
              </w:rPrChange>
            </w:rPr>
            <w:fldChar w:fldCharType="begin"/>
          </w:r>
          <w:r w:rsidRPr="00E76C76">
            <w:rPr>
              <w:noProof/>
              <w:rPrChange w:id="718" w:author="Tuan Tran" w:date="2020-06-11T11:14:00Z">
                <w:rPr/>
              </w:rPrChange>
            </w:rPr>
            <w:instrText xml:space="preserve"> HYPERLINK \l "_Toc42726205" </w:instrText>
          </w:r>
          <w:r w:rsidRPr="00E76C76">
            <w:rPr>
              <w:noProof/>
              <w:rPrChange w:id="719" w:author="Tuan Tran" w:date="2020-06-11T11:14:00Z">
                <w:rPr>
                  <w:noProof/>
                </w:rPr>
              </w:rPrChange>
            </w:rPr>
            <w:fldChar w:fldCharType="separate"/>
          </w:r>
          <w:r w:rsidR="006C5CB5" w:rsidRPr="00E76C76">
            <w:rPr>
              <w:rStyle w:val="Hyperlink"/>
              <w:i/>
              <w:iCs/>
              <w:noProof/>
              <w:u w:val="none"/>
              <w:lang w:val="en-GB"/>
              <w:rPrChange w:id="720" w:author="Tuan Tran" w:date="2020-06-11T11:14:00Z">
                <w:rPr>
                  <w:rStyle w:val="Hyperlink"/>
                  <w:i/>
                  <w:iCs/>
                  <w:noProof/>
                  <w:lang w:val="en-GB"/>
                </w:rPr>
              </w:rPrChange>
            </w:rPr>
            <w:t>5.2.2</w:t>
          </w:r>
          <w:r w:rsidR="006C5CB5" w:rsidRPr="00E76C76">
            <w:rPr>
              <w:rFonts w:asciiTheme="minorHAnsi" w:eastAsiaTheme="minorEastAsia" w:hAnsiTheme="minorHAnsi" w:cstheme="minorBidi"/>
              <w:noProof/>
              <w:sz w:val="22"/>
              <w:szCs w:val="22"/>
            </w:rPr>
            <w:tab/>
          </w:r>
          <w:r w:rsidR="006C5CB5" w:rsidRPr="00E76C76">
            <w:rPr>
              <w:rStyle w:val="Hyperlink"/>
              <w:i/>
              <w:iCs/>
              <w:noProof/>
              <w:u w:val="none"/>
              <w:lang w:val="en-GB"/>
              <w:rPrChange w:id="721" w:author="Tuan Tran" w:date="2020-06-11T11:14:00Z">
                <w:rPr>
                  <w:rStyle w:val="Hyperlink"/>
                  <w:i/>
                  <w:iCs/>
                  <w:noProof/>
                  <w:lang w:val="en-GB"/>
                </w:rPr>
              </w:rPrChange>
            </w:rPr>
            <w:t>Nhược điểm</w:t>
          </w:r>
          <w:r w:rsidR="006C5CB5" w:rsidRPr="00E76C76">
            <w:rPr>
              <w:noProof/>
              <w:webHidden/>
            </w:rPr>
            <w:tab/>
          </w:r>
          <w:r w:rsidR="006C5CB5" w:rsidRPr="00E76C76">
            <w:rPr>
              <w:noProof/>
              <w:webHidden/>
              <w:rPrChange w:id="722" w:author="Tuan Tran" w:date="2020-06-11T11:14:00Z">
                <w:rPr>
                  <w:noProof/>
                  <w:webHidden/>
                </w:rPr>
              </w:rPrChange>
            </w:rPr>
            <w:fldChar w:fldCharType="begin"/>
          </w:r>
          <w:r w:rsidR="006C5CB5" w:rsidRPr="00E76C76">
            <w:rPr>
              <w:noProof/>
              <w:webHidden/>
            </w:rPr>
            <w:instrText xml:space="preserve"> PAGEREF _Toc42726205 \h </w:instrText>
          </w:r>
          <w:r w:rsidR="006C5CB5" w:rsidRPr="00E76C76">
            <w:rPr>
              <w:noProof/>
              <w:webHidden/>
              <w:rPrChange w:id="723" w:author="Tuan Tran" w:date="2020-06-11T11:14:00Z">
                <w:rPr>
                  <w:noProof/>
                  <w:webHidden/>
                </w:rPr>
              </w:rPrChange>
            </w:rPr>
          </w:r>
          <w:r w:rsidR="006C5CB5" w:rsidRPr="00E76C76">
            <w:rPr>
              <w:noProof/>
              <w:webHidden/>
              <w:rPrChange w:id="724" w:author="Tuan Tran" w:date="2020-06-11T11:14:00Z">
                <w:rPr>
                  <w:noProof/>
                  <w:webHidden/>
                </w:rPr>
              </w:rPrChange>
            </w:rPr>
            <w:fldChar w:fldCharType="separate"/>
          </w:r>
          <w:ins w:id="725" w:author="Tuan Tran" w:date="2020-06-11T11:19:00Z">
            <w:r w:rsidR="00971ED3">
              <w:rPr>
                <w:noProof/>
                <w:webHidden/>
              </w:rPr>
              <w:t>57</w:t>
            </w:r>
          </w:ins>
          <w:del w:id="726" w:author="Tuan Tran" w:date="2020-06-11T11:15:00Z">
            <w:r w:rsidR="000F0752" w:rsidRPr="00E76C76" w:rsidDel="002B57A5">
              <w:rPr>
                <w:noProof/>
                <w:webHidden/>
              </w:rPr>
              <w:delText>52</w:delText>
            </w:r>
          </w:del>
          <w:r w:rsidR="006C5CB5" w:rsidRPr="00E76C76">
            <w:rPr>
              <w:noProof/>
              <w:webHidden/>
              <w:rPrChange w:id="727" w:author="Tuan Tran" w:date="2020-06-11T11:14:00Z">
                <w:rPr>
                  <w:noProof/>
                  <w:webHidden/>
                </w:rPr>
              </w:rPrChange>
            </w:rPr>
            <w:fldChar w:fldCharType="end"/>
          </w:r>
          <w:r w:rsidRPr="00E76C76">
            <w:rPr>
              <w:noProof/>
              <w:rPrChange w:id="728" w:author="Tuan Tran" w:date="2020-06-11T11:14:00Z">
                <w:rPr>
                  <w:noProof/>
                </w:rPr>
              </w:rPrChange>
            </w:rPr>
            <w:fldChar w:fldCharType="end"/>
          </w:r>
        </w:p>
        <w:p w14:paraId="3F7871F4" w14:textId="3A997DEF" w:rsidR="006C5CB5" w:rsidRPr="00E76C76" w:rsidRDefault="001117F5">
          <w:pPr>
            <w:pStyle w:val="TOC2"/>
            <w:tabs>
              <w:tab w:val="left" w:pos="880"/>
              <w:tab w:val="right" w:leader="dot" w:pos="9111"/>
            </w:tabs>
            <w:spacing w:line="360" w:lineRule="auto"/>
            <w:rPr>
              <w:rFonts w:asciiTheme="minorHAnsi" w:eastAsiaTheme="minorEastAsia" w:hAnsiTheme="minorHAnsi" w:cstheme="minorBidi"/>
              <w:noProof/>
              <w:sz w:val="22"/>
              <w:szCs w:val="22"/>
            </w:rPr>
            <w:pPrChange w:id="729" w:author="Tuan Tran" w:date="2020-06-11T10:10:00Z">
              <w:pPr>
                <w:pStyle w:val="TOC2"/>
                <w:tabs>
                  <w:tab w:val="left" w:pos="880"/>
                  <w:tab w:val="right" w:leader="dot" w:pos="9111"/>
                </w:tabs>
              </w:pPr>
            </w:pPrChange>
          </w:pPr>
          <w:r w:rsidRPr="00E76C76">
            <w:rPr>
              <w:noProof/>
              <w:rPrChange w:id="730" w:author="Tuan Tran" w:date="2020-06-11T11:14:00Z">
                <w:rPr/>
              </w:rPrChange>
            </w:rPr>
            <w:fldChar w:fldCharType="begin"/>
          </w:r>
          <w:r w:rsidRPr="00E76C76">
            <w:rPr>
              <w:noProof/>
              <w:rPrChange w:id="731" w:author="Tuan Tran" w:date="2020-06-11T11:14:00Z">
                <w:rPr/>
              </w:rPrChange>
            </w:rPr>
            <w:instrText xml:space="preserve"> HYPERLINK \l "_Toc42726206" </w:instrText>
          </w:r>
          <w:r w:rsidRPr="00E76C76">
            <w:rPr>
              <w:noProof/>
              <w:rPrChange w:id="732" w:author="Tuan Tran" w:date="2020-06-11T11:14:00Z">
                <w:rPr>
                  <w:noProof/>
                </w:rPr>
              </w:rPrChange>
            </w:rPr>
            <w:fldChar w:fldCharType="separate"/>
          </w:r>
          <w:r w:rsidR="006C5CB5" w:rsidRPr="00E76C76">
            <w:rPr>
              <w:rStyle w:val="Hyperlink"/>
              <w:b/>
              <w:bCs/>
              <w:noProof/>
              <w:u w:val="none"/>
              <w:rPrChange w:id="733" w:author="Tuan Tran" w:date="2020-06-11T11:14:00Z">
                <w:rPr>
                  <w:rStyle w:val="Hyperlink"/>
                  <w:b/>
                  <w:bCs/>
                  <w:noProof/>
                </w:rPr>
              </w:rPrChange>
            </w:rPr>
            <w:t>5.3</w:t>
          </w:r>
          <w:r w:rsidR="006C5CB5" w:rsidRPr="00E76C76">
            <w:rPr>
              <w:rFonts w:asciiTheme="minorHAnsi" w:eastAsiaTheme="minorEastAsia" w:hAnsiTheme="minorHAnsi" w:cstheme="minorBidi"/>
              <w:noProof/>
              <w:sz w:val="22"/>
              <w:szCs w:val="22"/>
            </w:rPr>
            <w:tab/>
          </w:r>
          <w:r w:rsidR="006C5CB5" w:rsidRPr="00E76C76">
            <w:rPr>
              <w:rStyle w:val="Hyperlink"/>
              <w:b/>
              <w:bCs/>
              <w:noProof/>
              <w:u w:val="none"/>
              <w:rPrChange w:id="734" w:author="Tuan Tran" w:date="2020-06-11T11:14:00Z">
                <w:rPr>
                  <w:rStyle w:val="Hyperlink"/>
                  <w:b/>
                  <w:bCs/>
                  <w:noProof/>
                </w:rPr>
              </w:rPrChange>
            </w:rPr>
            <w:t>Hướng phát triển và mở rộng đề tài</w:t>
          </w:r>
          <w:r w:rsidR="006C5CB5" w:rsidRPr="00E76C76">
            <w:rPr>
              <w:noProof/>
              <w:webHidden/>
            </w:rPr>
            <w:tab/>
          </w:r>
          <w:r w:rsidR="006C5CB5" w:rsidRPr="00E76C76">
            <w:rPr>
              <w:noProof/>
              <w:webHidden/>
              <w:rPrChange w:id="735" w:author="Tuan Tran" w:date="2020-06-11T11:14:00Z">
                <w:rPr>
                  <w:noProof/>
                  <w:webHidden/>
                </w:rPr>
              </w:rPrChange>
            </w:rPr>
            <w:fldChar w:fldCharType="begin"/>
          </w:r>
          <w:r w:rsidR="006C5CB5" w:rsidRPr="00E76C76">
            <w:rPr>
              <w:noProof/>
              <w:webHidden/>
            </w:rPr>
            <w:instrText xml:space="preserve"> PAGEREF _Toc42726206 \h </w:instrText>
          </w:r>
          <w:r w:rsidR="006C5CB5" w:rsidRPr="00E76C76">
            <w:rPr>
              <w:noProof/>
              <w:webHidden/>
              <w:rPrChange w:id="736" w:author="Tuan Tran" w:date="2020-06-11T11:14:00Z">
                <w:rPr>
                  <w:noProof/>
                  <w:webHidden/>
                </w:rPr>
              </w:rPrChange>
            </w:rPr>
          </w:r>
          <w:r w:rsidR="006C5CB5" w:rsidRPr="00E76C76">
            <w:rPr>
              <w:noProof/>
              <w:webHidden/>
              <w:rPrChange w:id="737" w:author="Tuan Tran" w:date="2020-06-11T11:14:00Z">
                <w:rPr>
                  <w:noProof/>
                  <w:webHidden/>
                </w:rPr>
              </w:rPrChange>
            </w:rPr>
            <w:fldChar w:fldCharType="separate"/>
          </w:r>
          <w:ins w:id="738" w:author="Tuan Tran" w:date="2020-06-11T11:19:00Z">
            <w:r w:rsidR="00971ED3">
              <w:rPr>
                <w:noProof/>
                <w:webHidden/>
              </w:rPr>
              <w:t>57</w:t>
            </w:r>
          </w:ins>
          <w:del w:id="739" w:author="Tuan Tran" w:date="2020-06-11T11:15:00Z">
            <w:r w:rsidR="000F0752" w:rsidRPr="00E76C76" w:rsidDel="002B57A5">
              <w:rPr>
                <w:noProof/>
                <w:webHidden/>
              </w:rPr>
              <w:delText>52</w:delText>
            </w:r>
          </w:del>
          <w:r w:rsidR="006C5CB5" w:rsidRPr="00E76C76">
            <w:rPr>
              <w:noProof/>
              <w:webHidden/>
              <w:rPrChange w:id="740" w:author="Tuan Tran" w:date="2020-06-11T11:14:00Z">
                <w:rPr>
                  <w:noProof/>
                  <w:webHidden/>
                </w:rPr>
              </w:rPrChange>
            </w:rPr>
            <w:fldChar w:fldCharType="end"/>
          </w:r>
          <w:r w:rsidRPr="00E76C76">
            <w:rPr>
              <w:noProof/>
              <w:rPrChange w:id="741" w:author="Tuan Tran" w:date="2020-06-11T11:14:00Z">
                <w:rPr>
                  <w:noProof/>
                </w:rPr>
              </w:rPrChange>
            </w:rPr>
            <w:fldChar w:fldCharType="end"/>
          </w:r>
        </w:p>
        <w:p w14:paraId="0AB87B4E" w14:textId="4C4F2D42" w:rsidR="006C5CB5" w:rsidRPr="00E76C76" w:rsidRDefault="001117F5">
          <w:pPr>
            <w:pStyle w:val="TOC1"/>
            <w:tabs>
              <w:tab w:val="right" w:leader="dot" w:pos="9111"/>
            </w:tabs>
            <w:spacing w:line="360" w:lineRule="auto"/>
            <w:rPr>
              <w:rFonts w:asciiTheme="minorHAnsi" w:eastAsiaTheme="minorEastAsia" w:hAnsiTheme="minorHAnsi" w:cstheme="minorBidi"/>
              <w:noProof/>
              <w:sz w:val="22"/>
              <w:szCs w:val="22"/>
            </w:rPr>
            <w:pPrChange w:id="742" w:author="Tuan Tran" w:date="2020-06-11T10:10:00Z">
              <w:pPr>
                <w:pStyle w:val="TOC1"/>
                <w:tabs>
                  <w:tab w:val="right" w:leader="dot" w:pos="9111"/>
                </w:tabs>
              </w:pPr>
            </w:pPrChange>
          </w:pPr>
          <w:r w:rsidRPr="00E76C76">
            <w:rPr>
              <w:noProof/>
              <w:rPrChange w:id="743" w:author="Tuan Tran" w:date="2020-06-11T11:14:00Z">
                <w:rPr/>
              </w:rPrChange>
            </w:rPr>
            <w:fldChar w:fldCharType="begin"/>
          </w:r>
          <w:r w:rsidRPr="00E76C76">
            <w:rPr>
              <w:noProof/>
              <w:rPrChange w:id="744" w:author="Tuan Tran" w:date="2020-06-11T11:14:00Z">
                <w:rPr/>
              </w:rPrChange>
            </w:rPr>
            <w:instrText xml:space="preserve"> HYPERLINK \l "_Toc42726207" </w:instrText>
          </w:r>
          <w:r w:rsidRPr="00E76C76">
            <w:rPr>
              <w:noProof/>
              <w:rPrChange w:id="745" w:author="Tuan Tran" w:date="2020-06-11T11:14:00Z">
                <w:rPr>
                  <w:noProof/>
                </w:rPr>
              </w:rPrChange>
            </w:rPr>
            <w:fldChar w:fldCharType="separate"/>
          </w:r>
          <w:r w:rsidR="006C5CB5" w:rsidRPr="00E76C76">
            <w:rPr>
              <w:rStyle w:val="Hyperlink"/>
              <w:b/>
              <w:bCs/>
              <w:noProof/>
              <w:u w:val="none"/>
              <w:rPrChange w:id="746" w:author="Tuan Tran" w:date="2020-06-11T11:14:00Z">
                <w:rPr>
                  <w:rStyle w:val="Hyperlink"/>
                  <w:b/>
                  <w:bCs/>
                  <w:noProof/>
                </w:rPr>
              </w:rPrChange>
            </w:rPr>
            <w:t>TÀI LIỆU THAM KHẢO</w:t>
          </w:r>
          <w:r w:rsidR="006C5CB5" w:rsidRPr="00E76C76">
            <w:rPr>
              <w:noProof/>
              <w:webHidden/>
            </w:rPr>
            <w:tab/>
          </w:r>
          <w:r w:rsidR="006C5CB5" w:rsidRPr="00E76C76">
            <w:rPr>
              <w:noProof/>
              <w:webHidden/>
              <w:rPrChange w:id="747" w:author="Tuan Tran" w:date="2020-06-11T11:14:00Z">
                <w:rPr>
                  <w:noProof/>
                  <w:webHidden/>
                </w:rPr>
              </w:rPrChange>
            </w:rPr>
            <w:fldChar w:fldCharType="begin"/>
          </w:r>
          <w:r w:rsidR="006C5CB5" w:rsidRPr="00E76C76">
            <w:rPr>
              <w:noProof/>
              <w:webHidden/>
            </w:rPr>
            <w:instrText xml:space="preserve"> PAGEREF _Toc42726207 \h </w:instrText>
          </w:r>
          <w:r w:rsidR="006C5CB5" w:rsidRPr="00E76C76">
            <w:rPr>
              <w:noProof/>
              <w:webHidden/>
              <w:rPrChange w:id="748" w:author="Tuan Tran" w:date="2020-06-11T11:14:00Z">
                <w:rPr>
                  <w:noProof/>
                  <w:webHidden/>
                </w:rPr>
              </w:rPrChange>
            </w:rPr>
          </w:r>
          <w:r w:rsidR="006C5CB5" w:rsidRPr="00E76C76">
            <w:rPr>
              <w:noProof/>
              <w:webHidden/>
              <w:rPrChange w:id="749" w:author="Tuan Tran" w:date="2020-06-11T11:14:00Z">
                <w:rPr>
                  <w:noProof/>
                  <w:webHidden/>
                </w:rPr>
              </w:rPrChange>
            </w:rPr>
            <w:fldChar w:fldCharType="separate"/>
          </w:r>
          <w:ins w:id="750" w:author="Tuan Tran" w:date="2020-06-11T11:19:00Z">
            <w:r w:rsidR="00971ED3">
              <w:rPr>
                <w:noProof/>
                <w:webHidden/>
              </w:rPr>
              <w:t>59</w:t>
            </w:r>
          </w:ins>
          <w:del w:id="751" w:author="Tuan Tran" w:date="2020-06-11T11:15:00Z">
            <w:r w:rsidR="000F0752" w:rsidRPr="00E76C76" w:rsidDel="002B57A5">
              <w:rPr>
                <w:noProof/>
                <w:webHidden/>
              </w:rPr>
              <w:delText>54</w:delText>
            </w:r>
          </w:del>
          <w:r w:rsidR="006C5CB5" w:rsidRPr="00E76C76">
            <w:rPr>
              <w:noProof/>
              <w:webHidden/>
              <w:rPrChange w:id="752" w:author="Tuan Tran" w:date="2020-06-11T11:14:00Z">
                <w:rPr>
                  <w:noProof/>
                  <w:webHidden/>
                </w:rPr>
              </w:rPrChange>
            </w:rPr>
            <w:fldChar w:fldCharType="end"/>
          </w:r>
          <w:r w:rsidRPr="00E76C76">
            <w:rPr>
              <w:noProof/>
              <w:rPrChange w:id="753" w:author="Tuan Tran" w:date="2020-06-11T11:14:00Z">
                <w:rPr>
                  <w:noProof/>
                </w:rPr>
              </w:rPrChange>
            </w:rPr>
            <w:fldChar w:fldCharType="end"/>
          </w:r>
        </w:p>
        <w:p w14:paraId="50246459" w14:textId="2E70C4F1" w:rsidR="002D3249" w:rsidRDefault="002D3249">
          <w:pPr>
            <w:spacing w:line="360" w:lineRule="auto"/>
            <w:pPrChange w:id="754" w:author="Tuan Tran" w:date="2020-06-11T10:10:00Z">
              <w:pPr/>
            </w:pPrChange>
          </w:pPr>
          <w:r w:rsidRPr="00E76C76">
            <w:rPr>
              <w:b/>
              <w:bCs/>
              <w:noProof/>
              <w:rPrChange w:id="755" w:author="Tuan Tran" w:date="2020-06-11T11:14:00Z">
                <w:rPr>
                  <w:b/>
                  <w:bCs/>
                  <w:noProof/>
                </w:rPr>
              </w:rPrChange>
            </w:rPr>
            <w:fldChar w:fldCharType="end"/>
          </w:r>
        </w:p>
      </w:sdtContent>
    </w:sdt>
    <w:p w14:paraId="0A232CC3" w14:textId="555BD24E" w:rsidR="007D0C69" w:rsidRDefault="007D0C69">
      <w:pPr>
        <w:spacing w:after="160" w:line="360" w:lineRule="auto"/>
        <w:ind w:firstLine="567"/>
      </w:pPr>
      <w:r>
        <w:br w:type="page"/>
      </w:r>
    </w:p>
    <w:p w14:paraId="433B3C79" w14:textId="435BCD1C" w:rsidR="006C5CB5" w:rsidRPr="00624518" w:rsidRDefault="006C5CB5">
      <w:pPr>
        <w:pStyle w:val="Heading1"/>
        <w:pBdr>
          <w:bottom w:val="single" w:sz="12" w:space="1" w:color="auto"/>
        </w:pBdr>
        <w:spacing w:line="360" w:lineRule="auto"/>
        <w:rPr>
          <w:rFonts w:ascii="Times New Roman" w:hAnsi="Times New Roman" w:cs="Times New Roman"/>
          <w:b/>
          <w:bCs/>
          <w:color w:val="000000" w:themeColor="text1"/>
        </w:rPr>
      </w:pPr>
      <w:bookmarkStart w:id="756" w:name="_Toc42726148"/>
      <w:r>
        <w:rPr>
          <w:rFonts w:ascii="Times New Roman" w:hAnsi="Times New Roman" w:cs="Times New Roman"/>
          <w:b/>
          <w:bCs/>
          <w:color w:val="000000" w:themeColor="text1"/>
        </w:rPr>
        <w:lastRenderedPageBreak/>
        <w:t>DANH MỤC BẢNG</w:t>
      </w:r>
      <w:bookmarkEnd w:id="756"/>
    </w:p>
    <w:p w14:paraId="12B21B69" w14:textId="0729AA57" w:rsidR="00AF606D" w:rsidRPr="00AF606D" w:rsidRDefault="00AF606D">
      <w:pPr>
        <w:pStyle w:val="TableofFigures"/>
        <w:tabs>
          <w:tab w:val="right" w:leader="dot" w:pos="9111"/>
        </w:tabs>
        <w:spacing w:line="360" w:lineRule="auto"/>
        <w:rPr>
          <w:rFonts w:asciiTheme="minorHAnsi" w:eastAsiaTheme="minorEastAsia" w:hAnsiTheme="minorHAnsi" w:cstheme="minorBidi"/>
          <w:noProof/>
          <w:sz w:val="26"/>
          <w:szCs w:val="26"/>
        </w:rPr>
      </w:pPr>
      <w:r>
        <w:rPr>
          <w:rFonts w:eastAsiaTheme="majorEastAsia"/>
          <w:b/>
          <w:bCs/>
          <w:color w:val="000000" w:themeColor="text1"/>
          <w:sz w:val="32"/>
          <w:szCs w:val="32"/>
        </w:rPr>
        <w:fldChar w:fldCharType="begin"/>
      </w:r>
      <w:r>
        <w:rPr>
          <w:rFonts w:eastAsiaTheme="majorEastAsia"/>
          <w:b/>
          <w:bCs/>
          <w:color w:val="000000" w:themeColor="text1"/>
          <w:sz w:val="32"/>
          <w:szCs w:val="32"/>
        </w:rPr>
        <w:instrText xml:space="preserve"> TOC \h \z \t "Heading 3,Bảng" \c </w:instrText>
      </w:r>
      <w:r>
        <w:rPr>
          <w:rFonts w:eastAsiaTheme="majorEastAsia"/>
          <w:b/>
          <w:bCs/>
          <w:color w:val="000000" w:themeColor="text1"/>
          <w:sz w:val="32"/>
          <w:szCs w:val="32"/>
        </w:rPr>
        <w:fldChar w:fldCharType="separate"/>
      </w:r>
      <w:hyperlink w:anchor="_Toc42726797" w:history="1">
        <w:r w:rsidRPr="00AF606D">
          <w:rPr>
            <w:rStyle w:val="Hyperlink"/>
            <w:noProof/>
            <w:sz w:val="26"/>
            <w:szCs w:val="26"/>
          </w:rPr>
          <w:t xml:space="preserve">Thông tin về bảng </w:t>
        </w:r>
        <w:r w:rsidRPr="00AF606D">
          <w:rPr>
            <w:rStyle w:val="Hyperlink"/>
            <w:b/>
            <w:noProof/>
            <w:sz w:val="26"/>
            <w:szCs w:val="26"/>
          </w:rPr>
          <w:t>NguoiDung</w:t>
        </w:r>
        <w:r w:rsidRPr="00AF606D">
          <w:rPr>
            <w:noProof/>
            <w:webHidden/>
            <w:sz w:val="26"/>
            <w:szCs w:val="26"/>
          </w:rPr>
          <w:tab/>
        </w:r>
        <w:r w:rsidRPr="00AF606D">
          <w:rPr>
            <w:noProof/>
            <w:webHidden/>
            <w:sz w:val="26"/>
            <w:szCs w:val="26"/>
          </w:rPr>
          <w:fldChar w:fldCharType="begin"/>
        </w:r>
        <w:r w:rsidRPr="00AF606D">
          <w:rPr>
            <w:noProof/>
            <w:webHidden/>
            <w:sz w:val="26"/>
            <w:szCs w:val="26"/>
          </w:rPr>
          <w:instrText xml:space="preserve"> PAGEREF _Toc42726797 \h </w:instrText>
        </w:r>
        <w:r w:rsidRPr="00AF606D">
          <w:rPr>
            <w:noProof/>
            <w:webHidden/>
            <w:sz w:val="26"/>
            <w:szCs w:val="26"/>
          </w:rPr>
        </w:r>
        <w:r w:rsidRPr="00AF606D">
          <w:rPr>
            <w:noProof/>
            <w:webHidden/>
            <w:sz w:val="26"/>
            <w:szCs w:val="26"/>
          </w:rPr>
          <w:fldChar w:fldCharType="separate"/>
        </w:r>
        <w:r w:rsidR="000F0752">
          <w:rPr>
            <w:noProof/>
            <w:webHidden/>
            <w:sz w:val="26"/>
            <w:szCs w:val="26"/>
          </w:rPr>
          <w:t>20</w:t>
        </w:r>
        <w:r w:rsidRPr="00AF606D">
          <w:rPr>
            <w:noProof/>
            <w:webHidden/>
            <w:sz w:val="26"/>
            <w:szCs w:val="26"/>
          </w:rPr>
          <w:fldChar w:fldCharType="end"/>
        </w:r>
      </w:hyperlink>
    </w:p>
    <w:p w14:paraId="55D23C5F" w14:textId="7FCC81FC"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798" w:history="1">
        <w:r w:rsidR="00AF606D" w:rsidRPr="00AF606D">
          <w:rPr>
            <w:rStyle w:val="Hyperlink"/>
            <w:noProof/>
            <w:sz w:val="26"/>
            <w:szCs w:val="26"/>
          </w:rPr>
          <w:t xml:space="preserve">Thông tin về bảng </w:t>
        </w:r>
        <w:r w:rsidR="00AF606D" w:rsidRPr="00AF606D">
          <w:rPr>
            <w:rStyle w:val="Hyperlink"/>
            <w:b/>
            <w:noProof/>
            <w:sz w:val="26"/>
            <w:szCs w:val="26"/>
          </w:rPr>
          <w:t>VaiTro</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_Toc42726798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21</w:t>
        </w:r>
        <w:r w:rsidR="00AF606D" w:rsidRPr="00AF606D">
          <w:rPr>
            <w:noProof/>
            <w:webHidden/>
            <w:sz w:val="26"/>
            <w:szCs w:val="26"/>
          </w:rPr>
          <w:fldChar w:fldCharType="end"/>
        </w:r>
      </w:hyperlink>
    </w:p>
    <w:p w14:paraId="7D62EF4F" w14:textId="162A0535"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799" w:history="1">
        <w:r w:rsidR="00AF606D" w:rsidRPr="00AF606D">
          <w:rPr>
            <w:rStyle w:val="Hyperlink"/>
            <w:noProof/>
            <w:sz w:val="26"/>
            <w:szCs w:val="26"/>
          </w:rPr>
          <w:t xml:space="preserve">Thông tin về bảng </w:t>
        </w:r>
        <w:r w:rsidR="00AF606D" w:rsidRPr="00AF606D">
          <w:rPr>
            <w:rStyle w:val="Hyperlink"/>
            <w:b/>
            <w:noProof/>
            <w:sz w:val="26"/>
            <w:szCs w:val="26"/>
          </w:rPr>
          <w:t>SinhVien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_Toc42726799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21</w:t>
        </w:r>
        <w:r w:rsidR="00AF606D" w:rsidRPr="00AF606D">
          <w:rPr>
            <w:noProof/>
            <w:webHidden/>
            <w:sz w:val="26"/>
            <w:szCs w:val="26"/>
          </w:rPr>
          <w:fldChar w:fldCharType="end"/>
        </w:r>
      </w:hyperlink>
    </w:p>
    <w:p w14:paraId="5783B1FE" w14:textId="2CE293C0"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0" w:history="1">
        <w:r w:rsidR="00AF606D" w:rsidRPr="00AF606D">
          <w:rPr>
            <w:rStyle w:val="Hyperlink"/>
            <w:noProof/>
            <w:sz w:val="26"/>
            <w:szCs w:val="26"/>
          </w:rPr>
          <w:t xml:space="preserve">Thông tin về bảng </w:t>
        </w:r>
        <w:r w:rsidR="00AF606D" w:rsidRPr="00AF606D">
          <w:rPr>
            <w:rStyle w:val="Hyperlink"/>
            <w:b/>
            <w:noProof/>
            <w:sz w:val="26"/>
            <w:szCs w:val="26"/>
          </w:rPr>
          <w:t>Khoa</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_Toc42726800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21</w:t>
        </w:r>
        <w:r w:rsidR="00AF606D" w:rsidRPr="00AF606D">
          <w:rPr>
            <w:noProof/>
            <w:webHidden/>
            <w:sz w:val="26"/>
            <w:szCs w:val="26"/>
          </w:rPr>
          <w:fldChar w:fldCharType="end"/>
        </w:r>
      </w:hyperlink>
    </w:p>
    <w:p w14:paraId="725046B2" w14:textId="54ADEA0A"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1" w:history="1">
        <w:r w:rsidR="00AF606D" w:rsidRPr="00AF606D">
          <w:rPr>
            <w:rStyle w:val="Hyperlink"/>
            <w:noProof/>
            <w:sz w:val="26"/>
            <w:szCs w:val="26"/>
          </w:rPr>
          <w:t xml:space="preserve">Thông tin về bảng </w:t>
        </w:r>
        <w:r w:rsidR="00AF606D" w:rsidRPr="00AF606D">
          <w:rPr>
            <w:rStyle w:val="Hyperlink"/>
            <w:b/>
            <w:noProof/>
            <w:sz w:val="26"/>
            <w:szCs w:val="26"/>
          </w:rPr>
          <w:t>MonHoc</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_Toc42726801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21</w:t>
        </w:r>
        <w:r w:rsidR="00AF606D" w:rsidRPr="00AF606D">
          <w:rPr>
            <w:noProof/>
            <w:webHidden/>
            <w:sz w:val="26"/>
            <w:szCs w:val="26"/>
          </w:rPr>
          <w:fldChar w:fldCharType="end"/>
        </w:r>
      </w:hyperlink>
    </w:p>
    <w:p w14:paraId="0CB50A50" w14:textId="0B8EC377"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2" w:history="1">
        <w:r w:rsidR="00AF606D" w:rsidRPr="00AF606D">
          <w:rPr>
            <w:rStyle w:val="Hyperlink"/>
            <w:noProof/>
            <w:sz w:val="26"/>
            <w:szCs w:val="26"/>
          </w:rPr>
          <w:t xml:space="preserve">Thông tin về bảng </w:t>
        </w:r>
        <w:r w:rsidR="00AF606D" w:rsidRPr="00AF606D">
          <w:rPr>
            <w:rStyle w:val="Hyperlink"/>
            <w:b/>
            <w:noProof/>
            <w:sz w:val="26"/>
            <w:szCs w:val="26"/>
          </w:rPr>
          <w:t>MonHoc_Khoa</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_Toc42726802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22</w:t>
        </w:r>
        <w:r w:rsidR="00AF606D" w:rsidRPr="00AF606D">
          <w:rPr>
            <w:noProof/>
            <w:webHidden/>
            <w:sz w:val="26"/>
            <w:szCs w:val="26"/>
          </w:rPr>
          <w:fldChar w:fldCharType="end"/>
        </w:r>
      </w:hyperlink>
    </w:p>
    <w:p w14:paraId="1859450E" w14:textId="74100DD4"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3" w:history="1">
        <w:r w:rsidR="00AF606D" w:rsidRPr="00AF606D">
          <w:rPr>
            <w:rStyle w:val="Hyperlink"/>
            <w:noProof/>
            <w:sz w:val="26"/>
            <w:szCs w:val="26"/>
          </w:rPr>
          <w:t xml:space="preserve">Thông tin về bảng </w:t>
        </w:r>
        <w:r w:rsidR="00AF606D" w:rsidRPr="00AF606D">
          <w:rPr>
            <w:rStyle w:val="Hyperlink"/>
            <w:b/>
            <w:noProof/>
            <w:sz w:val="26"/>
            <w:szCs w:val="26"/>
          </w:rPr>
          <w:t>LopHoc</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_Toc42726803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22</w:t>
        </w:r>
        <w:r w:rsidR="00AF606D" w:rsidRPr="00AF606D">
          <w:rPr>
            <w:noProof/>
            <w:webHidden/>
            <w:sz w:val="26"/>
            <w:szCs w:val="26"/>
          </w:rPr>
          <w:fldChar w:fldCharType="end"/>
        </w:r>
      </w:hyperlink>
    </w:p>
    <w:p w14:paraId="33BAE116" w14:textId="49FB5C6C"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4" w:history="1">
        <w:r w:rsidR="00AF606D" w:rsidRPr="00AF606D">
          <w:rPr>
            <w:rStyle w:val="Hyperlink"/>
            <w:noProof/>
            <w:sz w:val="26"/>
            <w:szCs w:val="26"/>
          </w:rPr>
          <w:t xml:space="preserve">Thông tin về bảng </w:t>
        </w:r>
        <w:r w:rsidR="00AF606D" w:rsidRPr="00AF606D">
          <w:rPr>
            <w:rStyle w:val="Hyperlink"/>
            <w:b/>
            <w:noProof/>
            <w:sz w:val="26"/>
            <w:szCs w:val="26"/>
          </w:rPr>
          <w:t>CT_HOC</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_Toc42726804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22</w:t>
        </w:r>
        <w:r w:rsidR="00AF606D" w:rsidRPr="00AF606D">
          <w:rPr>
            <w:noProof/>
            <w:webHidden/>
            <w:sz w:val="26"/>
            <w:szCs w:val="26"/>
          </w:rPr>
          <w:fldChar w:fldCharType="end"/>
        </w:r>
      </w:hyperlink>
    </w:p>
    <w:p w14:paraId="2359C8E8" w14:textId="115E89E5"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5" w:history="1">
        <w:r w:rsidR="00AF606D" w:rsidRPr="00AF606D">
          <w:rPr>
            <w:rStyle w:val="Hyperlink"/>
            <w:noProof/>
            <w:sz w:val="26"/>
            <w:szCs w:val="26"/>
          </w:rPr>
          <w:t xml:space="preserve">Thông tin về bảng </w:t>
        </w:r>
        <w:r w:rsidR="00AF606D" w:rsidRPr="00AF606D">
          <w:rPr>
            <w:rStyle w:val="Hyperlink"/>
            <w:b/>
            <w:noProof/>
            <w:sz w:val="26"/>
            <w:szCs w:val="26"/>
          </w:rPr>
          <w:t>CHITIET_CT_HOC</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_Toc42726805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23</w:t>
        </w:r>
        <w:r w:rsidR="00AF606D" w:rsidRPr="00AF606D">
          <w:rPr>
            <w:noProof/>
            <w:webHidden/>
            <w:sz w:val="26"/>
            <w:szCs w:val="26"/>
          </w:rPr>
          <w:fldChar w:fldCharType="end"/>
        </w:r>
      </w:hyperlink>
    </w:p>
    <w:p w14:paraId="467D43CC" w14:textId="1E986F9C"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6" w:history="1">
        <w:r w:rsidR="00AF606D" w:rsidRPr="00AF606D">
          <w:rPr>
            <w:rStyle w:val="Hyperlink"/>
            <w:noProof/>
            <w:sz w:val="26"/>
            <w:szCs w:val="26"/>
          </w:rPr>
          <w:t xml:space="preserve">Thông tin về bảng </w:t>
        </w:r>
        <w:r w:rsidR="00AF606D" w:rsidRPr="00AF606D">
          <w:rPr>
            <w:rStyle w:val="Hyperlink"/>
            <w:b/>
            <w:noProof/>
            <w:sz w:val="26"/>
            <w:szCs w:val="26"/>
          </w:rPr>
          <w:t>TracNghiem</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_Toc42726806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23</w:t>
        </w:r>
        <w:r w:rsidR="00AF606D" w:rsidRPr="00AF606D">
          <w:rPr>
            <w:noProof/>
            <w:webHidden/>
            <w:sz w:val="26"/>
            <w:szCs w:val="26"/>
          </w:rPr>
          <w:fldChar w:fldCharType="end"/>
        </w:r>
      </w:hyperlink>
    </w:p>
    <w:p w14:paraId="4E9EC8F1" w14:textId="35519140"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7" w:history="1">
        <w:r w:rsidR="00AF606D" w:rsidRPr="00AF606D">
          <w:rPr>
            <w:rStyle w:val="Hyperlink"/>
            <w:noProof/>
            <w:sz w:val="26"/>
            <w:szCs w:val="26"/>
          </w:rPr>
          <w:t xml:space="preserve">Thông tin về bảng </w:t>
        </w:r>
        <w:r w:rsidR="00AF606D" w:rsidRPr="00AF606D">
          <w:rPr>
            <w:rStyle w:val="Hyperlink"/>
            <w:b/>
            <w:noProof/>
            <w:sz w:val="26"/>
            <w:szCs w:val="26"/>
          </w:rPr>
          <w:t>TracNghiem_CauHoi</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_Toc42726807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23</w:t>
        </w:r>
        <w:r w:rsidR="00AF606D" w:rsidRPr="00AF606D">
          <w:rPr>
            <w:noProof/>
            <w:webHidden/>
            <w:sz w:val="26"/>
            <w:szCs w:val="26"/>
          </w:rPr>
          <w:fldChar w:fldCharType="end"/>
        </w:r>
      </w:hyperlink>
    </w:p>
    <w:p w14:paraId="3C8FAB9B" w14:textId="096BBD2C"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8" w:history="1">
        <w:r w:rsidR="00AF606D" w:rsidRPr="00AF606D">
          <w:rPr>
            <w:rStyle w:val="Hyperlink"/>
            <w:noProof/>
            <w:sz w:val="26"/>
            <w:szCs w:val="26"/>
          </w:rPr>
          <w:t xml:space="preserve">Thông tin về bảng </w:t>
        </w:r>
        <w:r w:rsidR="00AF606D" w:rsidRPr="00AF606D">
          <w:rPr>
            <w:rStyle w:val="Hyperlink"/>
            <w:b/>
            <w:noProof/>
            <w:sz w:val="26"/>
            <w:szCs w:val="26"/>
          </w:rPr>
          <w:t>TracNghiem_DapAn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_Toc42726808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24</w:t>
        </w:r>
        <w:r w:rsidR="00AF606D" w:rsidRPr="00AF606D">
          <w:rPr>
            <w:noProof/>
            <w:webHidden/>
            <w:sz w:val="26"/>
            <w:szCs w:val="26"/>
          </w:rPr>
          <w:fldChar w:fldCharType="end"/>
        </w:r>
      </w:hyperlink>
    </w:p>
    <w:p w14:paraId="6EB71BEB" w14:textId="40BC6C0A"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09" w:history="1">
        <w:r w:rsidR="00AF606D" w:rsidRPr="00AF606D">
          <w:rPr>
            <w:rStyle w:val="Hyperlink"/>
            <w:noProof/>
            <w:sz w:val="26"/>
            <w:szCs w:val="26"/>
          </w:rPr>
          <w:t>Thông tin về bảng SinhVien_BaiLam_TracNghiem</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_Toc42726809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24</w:t>
        </w:r>
        <w:r w:rsidR="00AF606D" w:rsidRPr="00AF606D">
          <w:rPr>
            <w:noProof/>
            <w:webHidden/>
            <w:sz w:val="26"/>
            <w:szCs w:val="26"/>
          </w:rPr>
          <w:fldChar w:fldCharType="end"/>
        </w:r>
      </w:hyperlink>
    </w:p>
    <w:p w14:paraId="01B6F292" w14:textId="157A0626"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0" w:history="1">
        <w:r w:rsidR="00AF606D" w:rsidRPr="00AF606D">
          <w:rPr>
            <w:rStyle w:val="Hyperlink"/>
            <w:noProof/>
            <w:sz w:val="26"/>
            <w:szCs w:val="26"/>
          </w:rPr>
          <w:t xml:space="preserve">Thông tin về bảng </w:t>
        </w:r>
        <w:r w:rsidR="00AF606D" w:rsidRPr="00AF606D">
          <w:rPr>
            <w:rStyle w:val="Hyperlink"/>
            <w:b/>
            <w:noProof/>
            <w:sz w:val="26"/>
            <w:szCs w:val="26"/>
          </w:rPr>
          <w:t>TuLuan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_Toc42726810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24</w:t>
        </w:r>
        <w:r w:rsidR="00AF606D" w:rsidRPr="00AF606D">
          <w:rPr>
            <w:noProof/>
            <w:webHidden/>
            <w:sz w:val="26"/>
            <w:szCs w:val="26"/>
          </w:rPr>
          <w:fldChar w:fldCharType="end"/>
        </w:r>
      </w:hyperlink>
    </w:p>
    <w:p w14:paraId="6284899A" w14:textId="18C1C5AD"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1" w:history="1">
        <w:r w:rsidR="00AF606D" w:rsidRPr="00AF606D">
          <w:rPr>
            <w:rStyle w:val="Hyperlink"/>
            <w:noProof/>
            <w:sz w:val="26"/>
            <w:szCs w:val="26"/>
          </w:rPr>
          <w:t xml:space="preserve">Thông tin về bảng </w:t>
        </w:r>
        <w:r w:rsidR="00AF606D" w:rsidRPr="00AF606D">
          <w:rPr>
            <w:rStyle w:val="Hyperlink"/>
            <w:b/>
            <w:noProof/>
            <w:sz w:val="26"/>
            <w:szCs w:val="26"/>
          </w:rPr>
          <w:t>DS_TL_CauHoi</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_Toc42726811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25</w:t>
        </w:r>
        <w:r w:rsidR="00AF606D" w:rsidRPr="00AF606D">
          <w:rPr>
            <w:noProof/>
            <w:webHidden/>
            <w:sz w:val="26"/>
            <w:szCs w:val="26"/>
          </w:rPr>
          <w:fldChar w:fldCharType="end"/>
        </w:r>
      </w:hyperlink>
    </w:p>
    <w:p w14:paraId="119FCC7E" w14:textId="2F7B778C"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2" w:history="1">
        <w:r w:rsidR="00AF606D" w:rsidRPr="00AF606D">
          <w:rPr>
            <w:rStyle w:val="Hyperlink"/>
            <w:noProof/>
            <w:sz w:val="26"/>
            <w:szCs w:val="26"/>
          </w:rPr>
          <w:t xml:space="preserve">Thông tin về bảng </w:t>
        </w:r>
        <w:r w:rsidR="00AF606D" w:rsidRPr="00AF606D">
          <w:rPr>
            <w:rStyle w:val="Hyperlink"/>
            <w:b/>
            <w:noProof/>
            <w:sz w:val="26"/>
            <w:szCs w:val="26"/>
          </w:rPr>
          <w:t>TuLuan_CauHoi</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_Toc42726812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25</w:t>
        </w:r>
        <w:r w:rsidR="00AF606D" w:rsidRPr="00AF606D">
          <w:rPr>
            <w:noProof/>
            <w:webHidden/>
            <w:sz w:val="26"/>
            <w:szCs w:val="26"/>
          </w:rPr>
          <w:fldChar w:fldCharType="end"/>
        </w:r>
      </w:hyperlink>
    </w:p>
    <w:p w14:paraId="3A74A556" w14:textId="31B56EB8"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3" w:history="1">
        <w:r w:rsidR="00AF606D" w:rsidRPr="00AF606D">
          <w:rPr>
            <w:rStyle w:val="Hyperlink"/>
            <w:noProof/>
            <w:sz w:val="26"/>
            <w:szCs w:val="26"/>
          </w:rPr>
          <w:t xml:space="preserve">Thông tin về bảng </w:t>
        </w:r>
        <w:r w:rsidR="00AF606D" w:rsidRPr="00AF606D">
          <w:rPr>
            <w:rStyle w:val="Hyperlink"/>
            <w:b/>
            <w:noProof/>
            <w:sz w:val="26"/>
            <w:szCs w:val="26"/>
          </w:rPr>
          <w:t>SinhVien_TL_DapAn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_Toc42726813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25</w:t>
        </w:r>
        <w:r w:rsidR="00AF606D" w:rsidRPr="00AF606D">
          <w:rPr>
            <w:noProof/>
            <w:webHidden/>
            <w:sz w:val="26"/>
            <w:szCs w:val="26"/>
          </w:rPr>
          <w:fldChar w:fldCharType="end"/>
        </w:r>
      </w:hyperlink>
    </w:p>
    <w:p w14:paraId="27F7AA7D" w14:textId="05289E02"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4" w:history="1">
        <w:r w:rsidR="00AF606D" w:rsidRPr="00AF606D">
          <w:rPr>
            <w:rStyle w:val="Hyperlink"/>
            <w:noProof/>
            <w:sz w:val="26"/>
            <w:szCs w:val="26"/>
          </w:rPr>
          <w:t xml:space="preserve">Thông tin về bảng </w:t>
        </w:r>
        <w:r w:rsidR="00AF606D" w:rsidRPr="00AF606D">
          <w:rPr>
            <w:rStyle w:val="Hyperlink"/>
            <w:b/>
            <w:noProof/>
            <w:sz w:val="26"/>
            <w:szCs w:val="26"/>
          </w:rPr>
          <w:t>BaiHoc</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_Toc42726814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26</w:t>
        </w:r>
        <w:r w:rsidR="00AF606D" w:rsidRPr="00AF606D">
          <w:rPr>
            <w:noProof/>
            <w:webHidden/>
            <w:sz w:val="26"/>
            <w:szCs w:val="26"/>
          </w:rPr>
          <w:fldChar w:fldCharType="end"/>
        </w:r>
      </w:hyperlink>
    </w:p>
    <w:p w14:paraId="63543382" w14:textId="482F6C5F"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5" w:history="1">
        <w:r w:rsidR="00AF606D" w:rsidRPr="00AF606D">
          <w:rPr>
            <w:rStyle w:val="Hyperlink"/>
            <w:noProof/>
            <w:sz w:val="26"/>
            <w:szCs w:val="26"/>
          </w:rPr>
          <w:t xml:space="preserve">Thông tin về bảng </w:t>
        </w:r>
        <w:r w:rsidR="00AF606D" w:rsidRPr="00AF606D">
          <w:rPr>
            <w:rStyle w:val="Hyperlink"/>
            <w:b/>
            <w:noProof/>
            <w:sz w:val="26"/>
            <w:szCs w:val="26"/>
          </w:rPr>
          <w:t>FileGiangVien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_Toc42726815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26</w:t>
        </w:r>
        <w:r w:rsidR="00AF606D" w:rsidRPr="00AF606D">
          <w:rPr>
            <w:noProof/>
            <w:webHidden/>
            <w:sz w:val="26"/>
            <w:szCs w:val="26"/>
          </w:rPr>
          <w:fldChar w:fldCharType="end"/>
        </w:r>
      </w:hyperlink>
    </w:p>
    <w:p w14:paraId="3048E19D" w14:textId="40018EC8"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6" w:history="1">
        <w:r w:rsidR="00AF606D" w:rsidRPr="00AF606D">
          <w:rPr>
            <w:rStyle w:val="Hyperlink"/>
            <w:noProof/>
            <w:sz w:val="26"/>
            <w:szCs w:val="26"/>
          </w:rPr>
          <w:t xml:space="preserve">Thông tin về bảng </w:t>
        </w:r>
        <w:r w:rsidR="00AF606D" w:rsidRPr="00AF606D">
          <w:rPr>
            <w:rStyle w:val="Hyperlink"/>
            <w:b/>
            <w:noProof/>
            <w:sz w:val="26"/>
            <w:szCs w:val="26"/>
          </w:rPr>
          <w:t>FileHocVien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_Toc42726816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27</w:t>
        </w:r>
        <w:r w:rsidR="00AF606D" w:rsidRPr="00AF606D">
          <w:rPr>
            <w:noProof/>
            <w:webHidden/>
            <w:sz w:val="26"/>
            <w:szCs w:val="26"/>
          </w:rPr>
          <w:fldChar w:fldCharType="end"/>
        </w:r>
      </w:hyperlink>
    </w:p>
    <w:p w14:paraId="77040046" w14:textId="2C1416E4" w:rsidR="00AF606D" w:rsidRPr="00AF606D" w:rsidRDefault="008739EE">
      <w:pPr>
        <w:pStyle w:val="TableofFigures"/>
        <w:tabs>
          <w:tab w:val="right" w:leader="dot" w:pos="9111"/>
        </w:tabs>
        <w:spacing w:line="360" w:lineRule="auto"/>
        <w:rPr>
          <w:rFonts w:asciiTheme="minorHAnsi" w:eastAsiaTheme="minorEastAsia" w:hAnsiTheme="minorHAnsi" w:cstheme="minorBidi"/>
          <w:noProof/>
          <w:sz w:val="26"/>
          <w:szCs w:val="26"/>
        </w:rPr>
      </w:pPr>
      <w:hyperlink w:anchor="_Toc42726817" w:history="1">
        <w:r w:rsidR="00AF606D" w:rsidRPr="00AF606D">
          <w:rPr>
            <w:rStyle w:val="Hyperlink"/>
            <w:noProof/>
            <w:sz w:val="26"/>
            <w:szCs w:val="26"/>
          </w:rPr>
          <w:t xml:space="preserve">Thông tin về bảng </w:t>
        </w:r>
        <w:r w:rsidR="00AF606D" w:rsidRPr="00AF606D">
          <w:rPr>
            <w:rStyle w:val="Hyperlink"/>
            <w:b/>
            <w:noProof/>
            <w:sz w:val="26"/>
            <w:szCs w:val="26"/>
          </w:rPr>
          <w:t>ThongBao</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_Toc42726817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27</w:t>
        </w:r>
        <w:r w:rsidR="00AF606D" w:rsidRPr="00AF606D">
          <w:rPr>
            <w:noProof/>
            <w:webHidden/>
            <w:sz w:val="26"/>
            <w:szCs w:val="26"/>
          </w:rPr>
          <w:fldChar w:fldCharType="end"/>
        </w:r>
      </w:hyperlink>
    </w:p>
    <w:p w14:paraId="6F8B7F21" w14:textId="4CF36D07" w:rsidR="00AF606D" w:rsidRDefault="008739EE">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42726818" w:history="1">
        <w:r w:rsidR="00AF606D" w:rsidRPr="00AF606D">
          <w:rPr>
            <w:rStyle w:val="Hyperlink"/>
            <w:noProof/>
            <w:sz w:val="26"/>
            <w:szCs w:val="26"/>
          </w:rPr>
          <w:t xml:space="preserve">Thông tin về bảng </w:t>
        </w:r>
        <w:r w:rsidR="00AF606D" w:rsidRPr="00AF606D">
          <w:rPr>
            <w:rStyle w:val="Hyperlink"/>
            <w:b/>
            <w:noProof/>
            <w:sz w:val="26"/>
            <w:szCs w:val="26"/>
          </w:rPr>
          <w:t>BinhLuan</w:t>
        </w:r>
        <w:r w:rsidR="00AF606D" w:rsidRPr="00AF606D">
          <w:rPr>
            <w:noProof/>
            <w:webHidden/>
            <w:sz w:val="26"/>
            <w:szCs w:val="26"/>
          </w:rPr>
          <w:tab/>
        </w:r>
        <w:r w:rsidR="00AF606D" w:rsidRPr="00AF606D">
          <w:rPr>
            <w:noProof/>
            <w:webHidden/>
            <w:sz w:val="26"/>
            <w:szCs w:val="26"/>
          </w:rPr>
          <w:fldChar w:fldCharType="begin"/>
        </w:r>
        <w:r w:rsidR="00AF606D" w:rsidRPr="00AF606D">
          <w:rPr>
            <w:noProof/>
            <w:webHidden/>
            <w:sz w:val="26"/>
            <w:szCs w:val="26"/>
          </w:rPr>
          <w:instrText xml:space="preserve"> PAGEREF _Toc42726818 \h </w:instrText>
        </w:r>
        <w:r w:rsidR="00AF606D" w:rsidRPr="00AF606D">
          <w:rPr>
            <w:noProof/>
            <w:webHidden/>
            <w:sz w:val="26"/>
            <w:szCs w:val="26"/>
          </w:rPr>
        </w:r>
        <w:r w:rsidR="00AF606D" w:rsidRPr="00AF606D">
          <w:rPr>
            <w:noProof/>
            <w:webHidden/>
            <w:sz w:val="26"/>
            <w:szCs w:val="26"/>
          </w:rPr>
          <w:fldChar w:fldCharType="separate"/>
        </w:r>
        <w:r w:rsidR="000F0752">
          <w:rPr>
            <w:noProof/>
            <w:webHidden/>
            <w:sz w:val="26"/>
            <w:szCs w:val="26"/>
          </w:rPr>
          <w:t>27</w:t>
        </w:r>
        <w:r w:rsidR="00AF606D" w:rsidRPr="00AF606D">
          <w:rPr>
            <w:noProof/>
            <w:webHidden/>
            <w:sz w:val="26"/>
            <w:szCs w:val="26"/>
          </w:rPr>
          <w:fldChar w:fldCharType="end"/>
        </w:r>
      </w:hyperlink>
    </w:p>
    <w:p w14:paraId="3B4A0303" w14:textId="5598FF03" w:rsidR="006C5CB5" w:rsidRDefault="00AF606D">
      <w:pPr>
        <w:spacing w:after="160" w:line="360" w:lineRule="auto"/>
        <w:rPr>
          <w:rFonts w:eastAsiaTheme="majorEastAsia"/>
          <w:b/>
          <w:bCs/>
          <w:color w:val="000000" w:themeColor="text1"/>
          <w:sz w:val="32"/>
          <w:szCs w:val="32"/>
        </w:rPr>
      </w:pPr>
      <w:r>
        <w:rPr>
          <w:rFonts w:eastAsiaTheme="majorEastAsia"/>
          <w:b/>
          <w:bCs/>
          <w:color w:val="000000" w:themeColor="text1"/>
          <w:sz w:val="32"/>
          <w:szCs w:val="32"/>
        </w:rPr>
        <w:fldChar w:fldCharType="end"/>
      </w:r>
    </w:p>
    <w:p w14:paraId="3BEF883E" w14:textId="77777777" w:rsidR="006C5CB5" w:rsidRDefault="006C5CB5">
      <w:pPr>
        <w:spacing w:after="160" w:line="360" w:lineRule="auto"/>
        <w:ind w:firstLine="567"/>
        <w:rPr>
          <w:b/>
          <w:bCs/>
          <w:color w:val="000000" w:themeColor="text1"/>
        </w:rPr>
      </w:pPr>
      <w:r>
        <w:rPr>
          <w:b/>
          <w:bCs/>
          <w:color w:val="000000" w:themeColor="text1"/>
        </w:rPr>
        <w:br w:type="page"/>
      </w:r>
    </w:p>
    <w:p w14:paraId="6F4A9880" w14:textId="5B2BD73F" w:rsidR="006C5CB5" w:rsidRPr="00624518" w:rsidRDefault="006C5CB5">
      <w:pPr>
        <w:pStyle w:val="Heading1"/>
        <w:pBdr>
          <w:bottom w:val="single" w:sz="12" w:space="1" w:color="auto"/>
        </w:pBdr>
        <w:spacing w:line="360" w:lineRule="auto"/>
        <w:rPr>
          <w:rFonts w:ascii="Times New Roman" w:hAnsi="Times New Roman" w:cs="Times New Roman"/>
          <w:b/>
          <w:bCs/>
          <w:color w:val="000000" w:themeColor="text1"/>
        </w:rPr>
      </w:pPr>
      <w:bookmarkStart w:id="757" w:name="_Toc42726149"/>
      <w:r>
        <w:rPr>
          <w:rFonts w:ascii="Times New Roman" w:hAnsi="Times New Roman" w:cs="Times New Roman"/>
          <w:b/>
          <w:bCs/>
          <w:color w:val="000000" w:themeColor="text1"/>
        </w:rPr>
        <w:lastRenderedPageBreak/>
        <w:t>DANH MỤC HÌNH ẢNH</w:t>
      </w:r>
      <w:bookmarkEnd w:id="757"/>
    </w:p>
    <w:p w14:paraId="184B82E2" w14:textId="3FA3373D" w:rsidR="000F0752" w:rsidRPr="000F0752" w:rsidRDefault="000F0752">
      <w:pPr>
        <w:pStyle w:val="TOC1"/>
        <w:tabs>
          <w:tab w:val="right" w:leader="dot" w:pos="9111"/>
        </w:tabs>
        <w:spacing w:line="360" w:lineRule="auto"/>
        <w:rPr>
          <w:rFonts w:eastAsiaTheme="minorEastAsia"/>
          <w:noProof/>
          <w:sz w:val="26"/>
          <w:szCs w:val="26"/>
        </w:rPr>
      </w:pPr>
      <w:r>
        <w:rPr>
          <w:b/>
          <w:bCs/>
          <w:color w:val="000000" w:themeColor="text1"/>
        </w:rPr>
        <w:fldChar w:fldCharType="begin"/>
      </w:r>
      <w:r>
        <w:rPr>
          <w:b/>
          <w:bCs/>
          <w:color w:val="000000" w:themeColor="text1"/>
        </w:rPr>
        <w:instrText xml:space="preserve"> TOC \h \z \u \t "Heading 4,1,Mockup,1" </w:instrText>
      </w:r>
      <w:r>
        <w:rPr>
          <w:b/>
          <w:bCs/>
          <w:color w:val="000000" w:themeColor="text1"/>
        </w:rPr>
        <w:fldChar w:fldCharType="separate"/>
      </w:r>
      <w:hyperlink w:anchor="_Toc42730193" w:history="1">
        <w:r w:rsidRPr="000F0752">
          <w:rPr>
            <w:rStyle w:val="Hyperlink"/>
            <w:noProof/>
            <w:sz w:val="26"/>
            <w:szCs w:val="26"/>
          </w:rPr>
          <w:t>Hình 1. Giao diện đăng nhập</w:t>
        </w:r>
        <w:r w:rsidRPr="000F0752">
          <w:rPr>
            <w:noProof/>
            <w:webHidden/>
            <w:sz w:val="26"/>
            <w:szCs w:val="26"/>
          </w:rPr>
          <w:tab/>
        </w:r>
        <w:r w:rsidRPr="000F0752">
          <w:rPr>
            <w:noProof/>
            <w:webHidden/>
            <w:sz w:val="26"/>
            <w:szCs w:val="26"/>
          </w:rPr>
          <w:fldChar w:fldCharType="begin"/>
        </w:r>
        <w:r w:rsidRPr="000F0752">
          <w:rPr>
            <w:noProof/>
            <w:webHidden/>
            <w:sz w:val="26"/>
            <w:szCs w:val="26"/>
          </w:rPr>
          <w:instrText xml:space="preserve"> PAGEREF _Toc42730193 \h </w:instrText>
        </w:r>
        <w:r w:rsidRPr="000F0752">
          <w:rPr>
            <w:noProof/>
            <w:webHidden/>
            <w:sz w:val="26"/>
            <w:szCs w:val="26"/>
          </w:rPr>
        </w:r>
        <w:r w:rsidRPr="000F0752">
          <w:rPr>
            <w:noProof/>
            <w:webHidden/>
            <w:sz w:val="26"/>
            <w:szCs w:val="26"/>
          </w:rPr>
          <w:fldChar w:fldCharType="separate"/>
        </w:r>
        <w:r>
          <w:rPr>
            <w:noProof/>
            <w:webHidden/>
            <w:sz w:val="26"/>
            <w:szCs w:val="26"/>
          </w:rPr>
          <w:t>28</w:t>
        </w:r>
        <w:r w:rsidRPr="000F0752">
          <w:rPr>
            <w:noProof/>
            <w:webHidden/>
            <w:sz w:val="26"/>
            <w:szCs w:val="26"/>
          </w:rPr>
          <w:fldChar w:fldCharType="end"/>
        </w:r>
      </w:hyperlink>
    </w:p>
    <w:p w14:paraId="23E8C6DC" w14:textId="354E68DF" w:rsidR="000F0752" w:rsidRPr="000F0752" w:rsidRDefault="008739EE">
      <w:pPr>
        <w:pStyle w:val="TOC1"/>
        <w:tabs>
          <w:tab w:val="right" w:leader="dot" w:pos="9111"/>
        </w:tabs>
        <w:spacing w:line="360" w:lineRule="auto"/>
        <w:rPr>
          <w:rFonts w:eastAsiaTheme="minorEastAsia"/>
          <w:noProof/>
          <w:sz w:val="26"/>
          <w:szCs w:val="26"/>
        </w:rPr>
      </w:pPr>
      <w:hyperlink w:anchor="_Toc42730194" w:history="1">
        <w:r w:rsidR="000F0752" w:rsidRPr="000F0752">
          <w:rPr>
            <w:rStyle w:val="Hyperlink"/>
            <w:noProof/>
            <w:sz w:val="26"/>
            <w:szCs w:val="26"/>
          </w:rPr>
          <w:t>Hình 2. Giao diện đăng ký</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_Toc42730194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28</w:t>
        </w:r>
        <w:r w:rsidR="000F0752" w:rsidRPr="000F0752">
          <w:rPr>
            <w:noProof/>
            <w:webHidden/>
            <w:sz w:val="26"/>
            <w:szCs w:val="26"/>
          </w:rPr>
          <w:fldChar w:fldCharType="end"/>
        </w:r>
      </w:hyperlink>
    </w:p>
    <w:p w14:paraId="3421A696" w14:textId="2D5DA506" w:rsidR="000F0752" w:rsidRPr="000F0752" w:rsidRDefault="008739EE">
      <w:pPr>
        <w:pStyle w:val="TOC1"/>
        <w:tabs>
          <w:tab w:val="right" w:leader="dot" w:pos="9111"/>
        </w:tabs>
        <w:spacing w:line="360" w:lineRule="auto"/>
        <w:rPr>
          <w:rFonts w:eastAsiaTheme="minorEastAsia"/>
          <w:noProof/>
          <w:sz w:val="26"/>
          <w:szCs w:val="26"/>
        </w:rPr>
      </w:pPr>
      <w:hyperlink w:anchor="_Toc42730195" w:history="1">
        <w:r w:rsidR="000F0752" w:rsidRPr="000F0752">
          <w:rPr>
            <w:rStyle w:val="Hyperlink"/>
            <w:noProof/>
            <w:sz w:val="26"/>
            <w:szCs w:val="26"/>
          </w:rPr>
          <w:t>Hình 3. Giao diện đăng xuất</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_Toc42730195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29</w:t>
        </w:r>
        <w:r w:rsidR="000F0752" w:rsidRPr="000F0752">
          <w:rPr>
            <w:noProof/>
            <w:webHidden/>
            <w:sz w:val="26"/>
            <w:szCs w:val="26"/>
          </w:rPr>
          <w:fldChar w:fldCharType="end"/>
        </w:r>
      </w:hyperlink>
    </w:p>
    <w:p w14:paraId="0A0098F8" w14:textId="566258CC" w:rsidR="000F0752" w:rsidRPr="000F0752" w:rsidRDefault="008739EE">
      <w:pPr>
        <w:pStyle w:val="TOC1"/>
        <w:tabs>
          <w:tab w:val="right" w:leader="dot" w:pos="9111"/>
        </w:tabs>
        <w:spacing w:line="360" w:lineRule="auto"/>
        <w:rPr>
          <w:rFonts w:eastAsiaTheme="minorEastAsia"/>
          <w:noProof/>
          <w:sz w:val="26"/>
          <w:szCs w:val="26"/>
        </w:rPr>
      </w:pPr>
      <w:hyperlink w:anchor="_Toc42730196" w:history="1">
        <w:r w:rsidR="000F0752" w:rsidRPr="000F0752">
          <w:rPr>
            <w:rStyle w:val="Hyperlink"/>
            <w:noProof/>
            <w:sz w:val="26"/>
            <w:szCs w:val="26"/>
          </w:rPr>
          <w:t>Hình 4. Thông báo đăng xuất</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_Toc42730196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29</w:t>
        </w:r>
        <w:r w:rsidR="000F0752" w:rsidRPr="000F0752">
          <w:rPr>
            <w:noProof/>
            <w:webHidden/>
            <w:sz w:val="26"/>
            <w:szCs w:val="26"/>
          </w:rPr>
          <w:fldChar w:fldCharType="end"/>
        </w:r>
      </w:hyperlink>
    </w:p>
    <w:p w14:paraId="53F918B7" w14:textId="038F215D" w:rsidR="000F0752" w:rsidRPr="000F0752" w:rsidRDefault="008739EE">
      <w:pPr>
        <w:pStyle w:val="TOC1"/>
        <w:tabs>
          <w:tab w:val="right" w:leader="dot" w:pos="9111"/>
        </w:tabs>
        <w:spacing w:line="360" w:lineRule="auto"/>
        <w:rPr>
          <w:rFonts w:eastAsiaTheme="minorEastAsia"/>
          <w:noProof/>
          <w:sz w:val="26"/>
          <w:szCs w:val="26"/>
        </w:rPr>
      </w:pPr>
      <w:hyperlink w:anchor="_Toc42730197" w:history="1">
        <w:r w:rsidR="000F0752" w:rsidRPr="000F0752">
          <w:rPr>
            <w:rStyle w:val="Hyperlink"/>
            <w:noProof/>
            <w:sz w:val="26"/>
            <w:szCs w:val="26"/>
          </w:rPr>
          <w:t>Hình 5. Giao diện quên mật khẩu</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_Toc42730197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30</w:t>
        </w:r>
        <w:r w:rsidR="000F0752" w:rsidRPr="000F0752">
          <w:rPr>
            <w:noProof/>
            <w:webHidden/>
            <w:sz w:val="26"/>
            <w:szCs w:val="26"/>
          </w:rPr>
          <w:fldChar w:fldCharType="end"/>
        </w:r>
      </w:hyperlink>
    </w:p>
    <w:p w14:paraId="16360E48" w14:textId="7FE1A2EB" w:rsidR="000F0752" w:rsidRPr="000F0752" w:rsidRDefault="008739EE">
      <w:pPr>
        <w:pStyle w:val="TOC1"/>
        <w:tabs>
          <w:tab w:val="right" w:leader="dot" w:pos="9111"/>
        </w:tabs>
        <w:spacing w:line="360" w:lineRule="auto"/>
        <w:rPr>
          <w:rFonts w:eastAsiaTheme="minorEastAsia"/>
          <w:noProof/>
          <w:sz w:val="26"/>
          <w:szCs w:val="26"/>
        </w:rPr>
      </w:pPr>
      <w:hyperlink w:anchor="_Toc42730198" w:history="1">
        <w:r w:rsidR="000F0752" w:rsidRPr="000F0752">
          <w:rPr>
            <w:rStyle w:val="Hyperlink"/>
            <w:noProof/>
            <w:sz w:val="26"/>
            <w:szCs w:val="26"/>
          </w:rPr>
          <w:t>Hình 6. Giao diện mail gửi thành công</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_Toc42730198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30</w:t>
        </w:r>
        <w:r w:rsidR="000F0752" w:rsidRPr="000F0752">
          <w:rPr>
            <w:noProof/>
            <w:webHidden/>
            <w:sz w:val="26"/>
            <w:szCs w:val="26"/>
          </w:rPr>
          <w:fldChar w:fldCharType="end"/>
        </w:r>
      </w:hyperlink>
    </w:p>
    <w:p w14:paraId="32CEA5EA" w14:textId="7F6D7C51" w:rsidR="000F0752" w:rsidRPr="000F0752" w:rsidRDefault="008739EE">
      <w:pPr>
        <w:pStyle w:val="TOC1"/>
        <w:tabs>
          <w:tab w:val="right" w:leader="dot" w:pos="9111"/>
        </w:tabs>
        <w:spacing w:line="360" w:lineRule="auto"/>
        <w:rPr>
          <w:rFonts w:eastAsiaTheme="minorEastAsia"/>
          <w:noProof/>
          <w:sz w:val="26"/>
          <w:szCs w:val="26"/>
        </w:rPr>
      </w:pPr>
      <w:hyperlink w:anchor="_Toc42730199" w:history="1">
        <w:r w:rsidR="000F0752" w:rsidRPr="000F0752">
          <w:rPr>
            <w:rStyle w:val="Hyperlink"/>
            <w:noProof/>
            <w:sz w:val="26"/>
            <w:szCs w:val="26"/>
          </w:rPr>
          <w:t>Hình 7. Giao diện thiết lập tài khoản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_Toc42730199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31</w:t>
        </w:r>
        <w:r w:rsidR="000F0752" w:rsidRPr="000F0752">
          <w:rPr>
            <w:noProof/>
            <w:webHidden/>
            <w:sz w:val="26"/>
            <w:szCs w:val="26"/>
          </w:rPr>
          <w:fldChar w:fldCharType="end"/>
        </w:r>
      </w:hyperlink>
    </w:p>
    <w:p w14:paraId="3CBFDFF8" w14:textId="1403A4ED" w:rsidR="000F0752" w:rsidRPr="000F0752" w:rsidRDefault="008739EE">
      <w:pPr>
        <w:pStyle w:val="TOC1"/>
        <w:tabs>
          <w:tab w:val="right" w:leader="dot" w:pos="9111"/>
        </w:tabs>
        <w:spacing w:line="360" w:lineRule="auto"/>
        <w:rPr>
          <w:rFonts w:eastAsiaTheme="minorEastAsia"/>
          <w:noProof/>
          <w:sz w:val="26"/>
          <w:szCs w:val="26"/>
        </w:rPr>
      </w:pPr>
      <w:hyperlink w:anchor="_Toc42730200" w:history="1">
        <w:r w:rsidR="000F0752" w:rsidRPr="000F0752">
          <w:rPr>
            <w:rStyle w:val="Hyperlink"/>
            <w:noProof/>
            <w:sz w:val="26"/>
            <w:szCs w:val="26"/>
          </w:rPr>
          <w:t>Hình 8. Giao diện đổi mật khẩu</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_Toc42730200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32</w:t>
        </w:r>
        <w:r w:rsidR="000F0752" w:rsidRPr="000F0752">
          <w:rPr>
            <w:noProof/>
            <w:webHidden/>
            <w:sz w:val="26"/>
            <w:szCs w:val="26"/>
          </w:rPr>
          <w:fldChar w:fldCharType="end"/>
        </w:r>
      </w:hyperlink>
    </w:p>
    <w:p w14:paraId="27FFFE65" w14:textId="66EBB622" w:rsidR="000F0752" w:rsidRPr="000F0752" w:rsidRDefault="008739EE">
      <w:pPr>
        <w:pStyle w:val="TOC1"/>
        <w:tabs>
          <w:tab w:val="right" w:leader="dot" w:pos="9111"/>
        </w:tabs>
        <w:spacing w:line="360" w:lineRule="auto"/>
        <w:rPr>
          <w:rFonts w:eastAsiaTheme="minorEastAsia"/>
          <w:noProof/>
          <w:sz w:val="26"/>
          <w:szCs w:val="26"/>
        </w:rPr>
      </w:pPr>
      <w:hyperlink w:anchor="_Toc42730201" w:history="1">
        <w:r w:rsidR="000F0752" w:rsidRPr="000F0752">
          <w:rPr>
            <w:rStyle w:val="Hyperlink"/>
            <w:noProof/>
            <w:sz w:val="26"/>
            <w:szCs w:val="26"/>
          </w:rPr>
          <w:t>Hình 9. Giao diện trang chủ tổng quan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_Toc42730201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32</w:t>
        </w:r>
        <w:r w:rsidR="000F0752" w:rsidRPr="000F0752">
          <w:rPr>
            <w:noProof/>
            <w:webHidden/>
            <w:sz w:val="26"/>
            <w:szCs w:val="26"/>
          </w:rPr>
          <w:fldChar w:fldCharType="end"/>
        </w:r>
      </w:hyperlink>
    </w:p>
    <w:p w14:paraId="22CF1F3E" w14:textId="3B22A062" w:rsidR="000F0752" w:rsidRPr="000F0752" w:rsidRDefault="008739EE">
      <w:pPr>
        <w:pStyle w:val="TOC1"/>
        <w:tabs>
          <w:tab w:val="right" w:leader="dot" w:pos="9111"/>
        </w:tabs>
        <w:spacing w:line="360" w:lineRule="auto"/>
        <w:rPr>
          <w:rFonts w:eastAsiaTheme="minorEastAsia"/>
          <w:noProof/>
          <w:sz w:val="26"/>
          <w:szCs w:val="26"/>
        </w:rPr>
      </w:pPr>
      <w:hyperlink w:anchor="_Toc42730202" w:history="1">
        <w:r w:rsidR="000F0752" w:rsidRPr="000F0752">
          <w:rPr>
            <w:rStyle w:val="Hyperlink"/>
            <w:noProof/>
            <w:sz w:val="26"/>
            <w:szCs w:val="26"/>
          </w:rPr>
          <w:t>Hình 10. Giao diện danh mục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_Toc42730202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33</w:t>
        </w:r>
        <w:r w:rsidR="000F0752" w:rsidRPr="000F0752">
          <w:rPr>
            <w:noProof/>
            <w:webHidden/>
            <w:sz w:val="26"/>
            <w:szCs w:val="26"/>
          </w:rPr>
          <w:fldChar w:fldCharType="end"/>
        </w:r>
      </w:hyperlink>
    </w:p>
    <w:p w14:paraId="7EEE49FD" w14:textId="699E9BE4" w:rsidR="000F0752" w:rsidRPr="000F0752" w:rsidRDefault="008739EE">
      <w:pPr>
        <w:pStyle w:val="TOC1"/>
        <w:tabs>
          <w:tab w:val="right" w:leader="dot" w:pos="9111"/>
        </w:tabs>
        <w:spacing w:line="360" w:lineRule="auto"/>
        <w:rPr>
          <w:rFonts w:eastAsiaTheme="minorEastAsia"/>
          <w:noProof/>
          <w:sz w:val="26"/>
          <w:szCs w:val="26"/>
        </w:rPr>
      </w:pPr>
      <w:hyperlink w:anchor="_Toc42730203" w:history="1">
        <w:r w:rsidR="000F0752" w:rsidRPr="000F0752">
          <w:rPr>
            <w:rStyle w:val="Hyperlink"/>
            <w:noProof/>
            <w:sz w:val="26"/>
            <w:szCs w:val="26"/>
          </w:rPr>
          <w:t>Hình 11. Giao diện danh sách lớp</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_Toc42730203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34</w:t>
        </w:r>
        <w:r w:rsidR="000F0752" w:rsidRPr="000F0752">
          <w:rPr>
            <w:noProof/>
            <w:webHidden/>
            <w:sz w:val="26"/>
            <w:szCs w:val="26"/>
          </w:rPr>
          <w:fldChar w:fldCharType="end"/>
        </w:r>
      </w:hyperlink>
    </w:p>
    <w:p w14:paraId="16995F28" w14:textId="2586A238" w:rsidR="000F0752" w:rsidRPr="000F0752" w:rsidRDefault="008739EE">
      <w:pPr>
        <w:pStyle w:val="TOC1"/>
        <w:tabs>
          <w:tab w:val="right" w:leader="dot" w:pos="9111"/>
        </w:tabs>
        <w:spacing w:line="360" w:lineRule="auto"/>
        <w:rPr>
          <w:rFonts w:eastAsiaTheme="minorEastAsia"/>
          <w:noProof/>
          <w:sz w:val="26"/>
          <w:szCs w:val="26"/>
        </w:rPr>
      </w:pPr>
      <w:hyperlink w:anchor="_Toc42730204" w:history="1">
        <w:r w:rsidR="000F0752" w:rsidRPr="000F0752">
          <w:rPr>
            <w:rStyle w:val="Hyperlink"/>
            <w:noProof/>
            <w:sz w:val="26"/>
            <w:szCs w:val="26"/>
          </w:rPr>
          <w:t>Hình 12. Giao diện thêm mới lớp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_Toc42730204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35</w:t>
        </w:r>
        <w:r w:rsidR="000F0752" w:rsidRPr="000F0752">
          <w:rPr>
            <w:noProof/>
            <w:webHidden/>
            <w:sz w:val="26"/>
            <w:szCs w:val="26"/>
          </w:rPr>
          <w:fldChar w:fldCharType="end"/>
        </w:r>
      </w:hyperlink>
    </w:p>
    <w:p w14:paraId="14E438E8" w14:textId="5154AB82" w:rsidR="000F0752" w:rsidRPr="000F0752" w:rsidRDefault="008739EE">
      <w:pPr>
        <w:pStyle w:val="TOC1"/>
        <w:tabs>
          <w:tab w:val="right" w:leader="dot" w:pos="9111"/>
        </w:tabs>
        <w:spacing w:line="360" w:lineRule="auto"/>
        <w:rPr>
          <w:rFonts w:eastAsiaTheme="minorEastAsia"/>
          <w:noProof/>
          <w:sz w:val="26"/>
          <w:szCs w:val="26"/>
        </w:rPr>
      </w:pPr>
      <w:hyperlink w:anchor="_Toc42730205" w:history="1">
        <w:r w:rsidR="000F0752" w:rsidRPr="000F0752">
          <w:rPr>
            <w:rStyle w:val="Hyperlink"/>
            <w:noProof/>
            <w:sz w:val="26"/>
            <w:szCs w:val="26"/>
          </w:rPr>
          <w:t>Hình 13. Giao diện chỉnh sửa thông tin lớp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_Toc42730205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36</w:t>
        </w:r>
        <w:r w:rsidR="000F0752" w:rsidRPr="000F0752">
          <w:rPr>
            <w:noProof/>
            <w:webHidden/>
            <w:sz w:val="26"/>
            <w:szCs w:val="26"/>
          </w:rPr>
          <w:fldChar w:fldCharType="end"/>
        </w:r>
      </w:hyperlink>
    </w:p>
    <w:p w14:paraId="1267D8AD" w14:textId="348A48D5" w:rsidR="000F0752" w:rsidRPr="000F0752" w:rsidRDefault="008739EE">
      <w:pPr>
        <w:pStyle w:val="TOC1"/>
        <w:tabs>
          <w:tab w:val="right" w:leader="dot" w:pos="9111"/>
        </w:tabs>
        <w:spacing w:line="360" w:lineRule="auto"/>
        <w:rPr>
          <w:rFonts w:eastAsiaTheme="minorEastAsia"/>
          <w:noProof/>
          <w:sz w:val="26"/>
          <w:szCs w:val="26"/>
        </w:rPr>
      </w:pPr>
      <w:hyperlink w:anchor="_Toc42730206" w:history="1">
        <w:r w:rsidR="000F0752" w:rsidRPr="000F0752">
          <w:rPr>
            <w:rStyle w:val="Hyperlink"/>
            <w:noProof/>
            <w:sz w:val="26"/>
            <w:szCs w:val="26"/>
          </w:rPr>
          <w:t>Hình 14. Giao diện quản lý thông báo</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_Toc42730206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37</w:t>
        </w:r>
        <w:r w:rsidR="000F0752" w:rsidRPr="000F0752">
          <w:rPr>
            <w:noProof/>
            <w:webHidden/>
            <w:sz w:val="26"/>
            <w:szCs w:val="26"/>
          </w:rPr>
          <w:fldChar w:fldCharType="end"/>
        </w:r>
      </w:hyperlink>
    </w:p>
    <w:p w14:paraId="34F027C2" w14:textId="2E1ADCFC" w:rsidR="000F0752" w:rsidRPr="000F0752" w:rsidRDefault="008739EE">
      <w:pPr>
        <w:pStyle w:val="TOC1"/>
        <w:tabs>
          <w:tab w:val="right" w:leader="dot" w:pos="9111"/>
        </w:tabs>
        <w:spacing w:line="360" w:lineRule="auto"/>
        <w:rPr>
          <w:rFonts w:eastAsiaTheme="minorEastAsia"/>
          <w:noProof/>
          <w:sz w:val="26"/>
          <w:szCs w:val="26"/>
        </w:rPr>
      </w:pPr>
      <w:hyperlink w:anchor="_Toc42730207" w:history="1">
        <w:r w:rsidR="000F0752" w:rsidRPr="000F0752">
          <w:rPr>
            <w:rStyle w:val="Hyperlink"/>
            <w:noProof/>
            <w:sz w:val="26"/>
            <w:szCs w:val="26"/>
          </w:rPr>
          <w:t>Hình 15. Giao diện danh sách sinh viên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_Toc42730207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37</w:t>
        </w:r>
        <w:r w:rsidR="000F0752" w:rsidRPr="000F0752">
          <w:rPr>
            <w:noProof/>
            <w:webHidden/>
            <w:sz w:val="26"/>
            <w:szCs w:val="26"/>
          </w:rPr>
          <w:fldChar w:fldCharType="end"/>
        </w:r>
      </w:hyperlink>
    </w:p>
    <w:p w14:paraId="7C321F2E" w14:textId="28F3C7CC" w:rsidR="000F0752" w:rsidRPr="000F0752" w:rsidRDefault="008739EE">
      <w:pPr>
        <w:pStyle w:val="TOC1"/>
        <w:tabs>
          <w:tab w:val="right" w:leader="dot" w:pos="9111"/>
        </w:tabs>
        <w:spacing w:line="360" w:lineRule="auto"/>
        <w:rPr>
          <w:rFonts w:eastAsiaTheme="minorEastAsia"/>
          <w:noProof/>
          <w:sz w:val="26"/>
          <w:szCs w:val="26"/>
        </w:rPr>
      </w:pPr>
      <w:hyperlink w:anchor="_Toc42730208" w:history="1">
        <w:r w:rsidR="000F0752" w:rsidRPr="000F0752">
          <w:rPr>
            <w:rStyle w:val="Hyperlink"/>
            <w:noProof/>
            <w:sz w:val="26"/>
            <w:szCs w:val="26"/>
          </w:rPr>
          <w:t>Hình 16. Giao diện danh sách chương trình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_Toc42730208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38</w:t>
        </w:r>
        <w:r w:rsidR="000F0752" w:rsidRPr="000F0752">
          <w:rPr>
            <w:noProof/>
            <w:webHidden/>
            <w:sz w:val="26"/>
            <w:szCs w:val="26"/>
          </w:rPr>
          <w:fldChar w:fldCharType="end"/>
        </w:r>
      </w:hyperlink>
    </w:p>
    <w:p w14:paraId="29E32285" w14:textId="039077F5" w:rsidR="000F0752" w:rsidRPr="000F0752" w:rsidRDefault="008739EE">
      <w:pPr>
        <w:pStyle w:val="TOC1"/>
        <w:tabs>
          <w:tab w:val="right" w:leader="dot" w:pos="9111"/>
        </w:tabs>
        <w:spacing w:line="360" w:lineRule="auto"/>
        <w:rPr>
          <w:rFonts w:eastAsiaTheme="minorEastAsia"/>
          <w:noProof/>
          <w:sz w:val="26"/>
          <w:szCs w:val="26"/>
        </w:rPr>
      </w:pPr>
      <w:hyperlink w:anchor="_Toc42730209" w:history="1">
        <w:r w:rsidR="000F0752" w:rsidRPr="000F0752">
          <w:rPr>
            <w:rStyle w:val="Hyperlink"/>
            <w:noProof/>
            <w:sz w:val="26"/>
            <w:szCs w:val="26"/>
          </w:rPr>
          <w:t>Hình 17. Giao diện tạo mới chương trình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_Toc42730209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39</w:t>
        </w:r>
        <w:r w:rsidR="000F0752" w:rsidRPr="000F0752">
          <w:rPr>
            <w:noProof/>
            <w:webHidden/>
            <w:sz w:val="26"/>
            <w:szCs w:val="26"/>
          </w:rPr>
          <w:fldChar w:fldCharType="end"/>
        </w:r>
      </w:hyperlink>
    </w:p>
    <w:p w14:paraId="09B01712" w14:textId="0E92F74F" w:rsidR="000F0752" w:rsidRPr="000F0752" w:rsidRDefault="008739EE">
      <w:pPr>
        <w:pStyle w:val="TOC1"/>
        <w:tabs>
          <w:tab w:val="right" w:leader="dot" w:pos="9111"/>
        </w:tabs>
        <w:spacing w:line="360" w:lineRule="auto"/>
        <w:rPr>
          <w:rFonts w:eastAsiaTheme="minorEastAsia"/>
          <w:noProof/>
          <w:sz w:val="26"/>
          <w:szCs w:val="26"/>
        </w:rPr>
      </w:pPr>
      <w:hyperlink w:anchor="_Toc42730210" w:history="1">
        <w:r w:rsidR="000F0752" w:rsidRPr="000F0752">
          <w:rPr>
            <w:rStyle w:val="Hyperlink"/>
            <w:noProof/>
            <w:sz w:val="26"/>
            <w:szCs w:val="26"/>
          </w:rPr>
          <w:t>Hình 18. Giao diện chỉnh sửa chương trình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_Toc42730210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39</w:t>
        </w:r>
        <w:r w:rsidR="000F0752" w:rsidRPr="000F0752">
          <w:rPr>
            <w:noProof/>
            <w:webHidden/>
            <w:sz w:val="26"/>
            <w:szCs w:val="26"/>
          </w:rPr>
          <w:fldChar w:fldCharType="end"/>
        </w:r>
      </w:hyperlink>
    </w:p>
    <w:p w14:paraId="4371BD58" w14:textId="51D125AD" w:rsidR="000F0752" w:rsidRPr="000F0752" w:rsidRDefault="008739EE">
      <w:pPr>
        <w:pStyle w:val="TOC1"/>
        <w:tabs>
          <w:tab w:val="right" w:leader="dot" w:pos="9111"/>
        </w:tabs>
        <w:spacing w:line="360" w:lineRule="auto"/>
        <w:rPr>
          <w:rFonts w:eastAsiaTheme="minorEastAsia"/>
          <w:noProof/>
          <w:sz w:val="26"/>
          <w:szCs w:val="26"/>
        </w:rPr>
      </w:pPr>
      <w:hyperlink w:anchor="_Toc42730211" w:history="1">
        <w:r w:rsidR="000F0752" w:rsidRPr="000F0752">
          <w:rPr>
            <w:rStyle w:val="Hyperlink"/>
            <w:noProof/>
            <w:sz w:val="26"/>
            <w:szCs w:val="26"/>
          </w:rPr>
          <w:t>Hình 19. Giao diện chỉnh sửa nội dung của chương trình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_Toc42730211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40</w:t>
        </w:r>
        <w:r w:rsidR="000F0752" w:rsidRPr="000F0752">
          <w:rPr>
            <w:noProof/>
            <w:webHidden/>
            <w:sz w:val="26"/>
            <w:szCs w:val="26"/>
          </w:rPr>
          <w:fldChar w:fldCharType="end"/>
        </w:r>
      </w:hyperlink>
    </w:p>
    <w:p w14:paraId="7D79AE75" w14:textId="7953762D" w:rsidR="000F0752" w:rsidRPr="000F0752" w:rsidRDefault="008739EE">
      <w:pPr>
        <w:pStyle w:val="TOC1"/>
        <w:tabs>
          <w:tab w:val="right" w:leader="dot" w:pos="9111"/>
        </w:tabs>
        <w:spacing w:line="360" w:lineRule="auto"/>
        <w:rPr>
          <w:rFonts w:eastAsiaTheme="minorEastAsia"/>
          <w:noProof/>
          <w:sz w:val="26"/>
          <w:szCs w:val="26"/>
        </w:rPr>
      </w:pPr>
      <w:hyperlink w:anchor="_Toc42730212" w:history="1">
        <w:r w:rsidR="000F0752" w:rsidRPr="000F0752">
          <w:rPr>
            <w:rStyle w:val="Hyperlink"/>
            <w:noProof/>
            <w:sz w:val="26"/>
            <w:szCs w:val="26"/>
          </w:rPr>
          <w:t>Hình 20. Giao diện quản lý bài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_Toc42730212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41</w:t>
        </w:r>
        <w:r w:rsidR="000F0752" w:rsidRPr="000F0752">
          <w:rPr>
            <w:noProof/>
            <w:webHidden/>
            <w:sz w:val="26"/>
            <w:szCs w:val="26"/>
          </w:rPr>
          <w:fldChar w:fldCharType="end"/>
        </w:r>
      </w:hyperlink>
    </w:p>
    <w:p w14:paraId="4026C85F" w14:textId="49CBA31C" w:rsidR="000F0752" w:rsidRPr="000F0752" w:rsidRDefault="008739EE">
      <w:pPr>
        <w:pStyle w:val="TOC1"/>
        <w:tabs>
          <w:tab w:val="right" w:leader="dot" w:pos="9111"/>
        </w:tabs>
        <w:spacing w:line="360" w:lineRule="auto"/>
        <w:rPr>
          <w:rFonts w:eastAsiaTheme="minorEastAsia"/>
          <w:noProof/>
          <w:sz w:val="26"/>
          <w:szCs w:val="26"/>
        </w:rPr>
      </w:pPr>
      <w:hyperlink w:anchor="_Toc42730213" w:history="1">
        <w:r w:rsidR="000F0752" w:rsidRPr="000F0752">
          <w:rPr>
            <w:rStyle w:val="Hyperlink"/>
            <w:noProof/>
            <w:sz w:val="26"/>
            <w:szCs w:val="26"/>
          </w:rPr>
          <w:t>Hình 21. Giao diện thêm mới bài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_Toc42730213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42</w:t>
        </w:r>
        <w:r w:rsidR="000F0752" w:rsidRPr="000F0752">
          <w:rPr>
            <w:noProof/>
            <w:webHidden/>
            <w:sz w:val="26"/>
            <w:szCs w:val="26"/>
          </w:rPr>
          <w:fldChar w:fldCharType="end"/>
        </w:r>
      </w:hyperlink>
    </w:p>
    <w:p w14:paraId="2AE1C6BF" w14:textId="5AFED5C1" w:rsidR="000F0752" w:rsidRPr="000F0752" w:rsidRDefault="008739EE">
      <w:pPr>
        <w:pStyle w:val="TOC1"/>
        <w:tabs>
          <w:tab w:val="right" w:leader="dot" w:pos="9111"/>
        </w:tabs>
        <w:spacing w:line="360" w:lineRule="auto"/>
        <w:rPr>
          <w:rFonts w:eastAsiaTheme="minorEastAsia"/>
          <w:noProof/>
          <w:sz w:val="26"/>
          <w:szCs w:val="26"/>
        </w:rPr>
      </w:pPr>
      <w:hyperlink w:anchor="_Toc42730214" w:history="1">
        <w:r w:rsidR="000F0752" w:rsidRPr="000F0752">
          <w:rPr>
            <w:rStyle w:val="Hyperlink"/>
            <w:noProof/>
            <w:sz w:val="26"/>
            <w:szCs w:val="26"/>
          </w:rPr>
          <w:t>Hình 22. Giao diện chỉnh sửa bài học</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_Toc42730214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43</w:t>
        </w:r>
        <w:r w:rsidR="000F0752" w:rsidRPr="000F0752">
          <w:rPr>
            <w:noProof/>
            <w:webHidden/>
            <w:sz w:val="26"/>
            <w:szCs w:val="26"/>
          </w:rPr>
          <w:fldChar w:fldCharType="end"/>
        </w:r>
      </w:hyperlink>
    </w:p>
    <w:p w14:paraId="329245E2" w14:textId="3047E9E7" w:rsidR="000F0752" w:rsidRPr="000F0752" w:rsidRDefault="008739EE">
      <w:pPr>
        <w:pStyle w:val="TOC1"/>
        <w:tabs>
          <w:tab w:val="right" w:leader="dot" w:pos="9111"/>
        </w:tabs>
        <w:spacing w:line="360" w:lineRule="auto"/>
        <w:rPr>
          <w:rFonts w:eastAsiaTheme="minorEastAsia"/>
          <w:noProof/>
          <w:sz w:val="26"/>
          <w:szCs w:val="26"/>
        </w:rPr>
      </w:pPr>
      <w:hyperlink w:anchor="_Toc42730215" w:history="1">
        <w:r w:rsidR="000F0752" w:rsidRPr="000F0752">
          <w:rPr>
            <w:rStyle w:val="Hyperlink"/>
            <w:noProof/>
            <w:sz w:val="26"/>
            <w:szCs w:val="26"/>
          </w:rPr>
          <w:t>Hình 23. Giao diện quản lý bài trắc nghiệm</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_Toc42730215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44</w:t>
        </w:r>
        <w:r w:rsidR="000F0752" w:rsidRPr="000F0752">
          <w:rPr>
            <w:noProof/>
            <w:webHidden/>
            <w:sz w:val="26"/>
            <w:szCs w:val="26"/>
          </w:rPr>
          <w:fldChar w:fldCharType="end"/>
        </w:r>
      </w:hyperlink>
    </w:p>
    <w:p w14:paraId="308FC74B" w14:textId="5E0B8A75" w:rsidR="000F0752" w:rsidRPr="000F0752" w:rsidRDefault="008739EE">
      <w:pPr>
        <w:pStyle w:val="TOC1"/>
        <w:tabs>
          <w:tab w:val="right" w:leader="dot" w:pos="9111"/>
        </w:tabs>
        <w:spacing w:line="360" w:lineRule="auto"/>
        <w:rPr>
          <w:rFonts w:eastAsiaTheme="minorEastAsia"/>
          <w:noProof/>
          <w:sz w:val="26"/>
          <w:szCs w:val="26"/>
        </w:rPr>
      </w:pPr>
      <w:hyperlink w:anchor="_Toc42730216" w:history="1">
        <w:r w:rsidR="000F0752" w:rsidRPr="000F0752">
          <w:rPr>
            <w:rStyle w:val="Hyperlink"/>
            <w:noProof/>
            <w:sz w:val="26"/>
            <w:szCs w:val="26"/>
          </w:rPr>
          <w:t>Hình 24. Giao diện tạo mới bài trắc nghiệm</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_Toc42730216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44</w:t>
        </w:r>
        <w:r w:rsidR="000F0752" w:rsidRPr="000F0752">
          <w:rPr>
            <w:noProof/>
            <w:webHidden/>
            <w:sz w:val="26"/>
            <w:szCs w:val="26"/>
          </w:rPr>
          <w:fldChar w:fldCharType="end"/>
        </w:r>
      </w:hyperlink>
    </w:p>
    <w:p w14:paraId="16DD5A12" w14:textId="4B222450" w:rsidR="000F0752" w:rsidRPr="000F0752" w:rsidRDefault="008739EE">
      <w:pPr>
        <w:pStyle w:val="TOC1"/>
        <w:tabs>
          <w:tab w:val="right" w:leader="dot" w:pos="9111"/>
        </w:tabs>
        <w:spacing w:line="360" w:lineRule="auto"/>
        <w:rPr>
          <w:rFonts w:eastAsiaTheme="minorEastAsia"/>
          <w:noProof/>
          <w:sz w:val="26"/>
          <w:szCs w:val="26"/>
        </w:rPr>
      </w:pPr>
      <w:hyperlink w:anchor="_Toc42730217" w:history="1">
        <w:r w:rsidR="000F0752" w:rsidRPr="000F0752">
          <w:rPr>
            <w:rStyle w:val="Hyperlink"/>
            <w:noProof/>
            <w:sz w:val="26"/>
            <w:szCs w:val="26"/>
          </w:rPr>
          <w:t>Hình 25. Giao diện xem chi tiết bài trắc nghiệm</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_Toc42730217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45</w:t>
        </w:r>
        <w:r w:rsidR="000F0752" w:rsidRPr="000F0752">
          <w:rPr>
            <w:noProof/>
            <w:webHidden/>
            <w:sz w:val="26"/>
            <w:szCs w:val="26"/>
          </w:rPr>
          <w:fldChar w:fldCharType="end"/>
        </w:r>
      </w:hyperlink>
    </w:p>
    <w:p w14:paraId="44D52580" w14:textId="2F058C7E" w:rsidR="000F0752" w:rsidRPr="000F0752" w:rsidRDefault="008739EE">
      <w:pPr>
        <w:pStyle w:val="TOC1"/>
        <w:tabs>
          <w:tab w:val="right" w:leader="dot" w:pos="9111"/>
        </w:tabs>
        <w:spacing w:line="360" w:lineRule="auto"/>
        <w:rPr>
          <w:rFonts w:eastAsiaTheme="minorEastAsia"/>
          <w:noProof/>
          <w:sz w:val="26"/>
          <w:szCs w:val="26"/>
        </w:rPr>
      </w:pPr>
      <w:hyperlink w:anchor="_Toc42730218" w:history="1">
        <w:r w:rsidR="000F0752" w:rsidRPr="000F0752">
          <w:rPr>
            <w:rStyle w:val="Hyperlink"/>
            <w:noProof/>
            <w:sz w:val="26"/>
            <w:szCs w:val="26"/>
          </w:rPr>
          <w:t>Hình 26. Giao diện danh sách câu hỏi</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_Toc42730218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46</w:t>
        </w:r>
        <w:r w:rsidR="000F0752" w:rsidRPr="000F0752">
          <w:rPr>
            <w:noProof/>
            <w:webHidden/>
            <w:sz w:val="26"/>
            <w:szCs w:val="26"/>
          </w:rPr>
          <w:fldChar w:fldCharType="end"/>
        </w:r>
      </w:hyperlink>
    </w:p>
    <w:p w14:paraId="400C8BD9" w14:textId="1F52DFAE" w:rsidR="000F0752" w:rsidRPr="000F0752" w:rsidRDefault="008739EE">
      <w:pPr>
        <w:pStyle w:val="TOC1"/>
        <w:tabs>
          <w:tab w:val="right" w:leader="dot" w:pos="9111"/>
        </w:tabs>
        <w:spacing w:line="360" w:lineRule="auto"/>
        <w:rPr>
          <w:rFonts w:eastAsiaTheme="minorEastAsia"/>
          <w:noProof/>
          <w:sz w:val="26"/>
          <w:szCs w:val="26"/>
        </w:rPr>
      </w:pPr>
      <w:hyperlink w:anchor="_Toc42730219" w:history="1">
        <w:r w:rsidR="000F0752" w:rsidRPr="000F0752">
          <w:rPr>
            <w:rStyle w:val="Hyperlink"/>
            <w:noProof/>
            <w:sz w:val="26"/>
            <w:szCs w:val="26"/>
          </w:rPr>
          <w:t>Hình 27. Giao diện chỉnh sửa câu hỏi</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_Toc42730219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47</w:t>
        </w:r>
        <w:r w:rsidR="000F0752" w:rsidRPr="000F0752">
          <w:rPr>
            <w:noProof/>
            <w:webHidden/>
            <w:sz w:val="26"/>
            <w:szCs w:val="26"/>
          </w:rPr>
          <w:fldChar w:fldCharType="end"/>
        </w:r>
      </w:hyperlink>
    </w:p>
    <w:p w14:paraId="3C5DD056" w14:textId="64466BBA" w:rsidR="000F0752" w:rsidRPr="000F0752" w:rsidRDefault="008739EE">
      <w:pPr>
        <w:pStyle w:val="TOC1"/>
        <w:tabs>
          <w:tab w:val="right" w:leader="dot" w:pos="9111"/>
        </w:tabs>
        <w:spacing w:line="360" w:lineRule="auto"/>
        <w:rPr>
          <w:rFonts w:eastAsiaTheme="minorEastAsia"/>
          <w:noProof/>
          <w:sz w:val="26"/>
          <w:szCs w:val="26"/>
        </w:rPr>
      </w:pPr>
      <w:hyperlink w:anchor="_Toc42730220" w:history="1">
        <w:r w:rsidR="000F0752" w:rsidRPr="000F0752">
          <w:rPr>
            <w:rStyle w:val="Hyperlink"/>
            <w:noProof/>
            <w:sz w:val="26"/>
            <w:szCs w:val="26"/>
          </w:rPr>
          <w:t>Hình 28. Giao diện quản lý bài tự luận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_Toc42730220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48</w:t>
        </w:r>
        <w:r w:rsidR="000F0752" w:rsidRPr="000F0752">
          <w:rPr>
            <w:noProof/>
            <w:webHidden/>
            <w:sz w:val="26"/>
            <w:szCs w:val="26"/>
          </w:rPr>
          <w:fldChar w:fldCharType="end"/>
        </w:r>
      </w:hyperlink>
    </w:p>
    <w:p w14:paraId="760E382C" w14:textId="1524BD99" w:rsidR="000F0752" w:rsidRPr="000F0752" w:rsidRDefault="008739EE">
      <w:pPr>
        <w:pStyle w:val="TOC1"/>
        <w:tabs>
          <w:tab w:val="right" w:leader="dot" w:pos="9111"/>
        </w:tabs>
        <w:spacing w:line="360" w:lineRule="auto"/>
        <w:rPr>
          <w:rFonts w:eastAsiaTheme="minorEastAsia"/>
          <w:noProof/>
          <w:sz w:val="26"/>
          <w:szCs w:val="26"/>
        </w:rPr>
      </w:pPr>
      <w:hyperlink w:anchor="_Toc42730221" w:history="1">
        <w:r w:rsidR="000F0752" w:rsidRPr="000F0752">
          <w:rPr>
            <w:rStyle w:val="Hyperlink"/>
            <w:noProof/>
            <w:sz w:val="26"/>
            <w:szCs w:val="26"/>
          </w:rPr>
          <w:t>Hình 29. Giao diện tạo mới bài tự luận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_Toc42730221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49</w:t>
        </w:r>
        <w:r w:rsidR="000F0752" w:rsidRPr="000F0752">
          <w:rPr>
            <w:noProof/>
            <w:webHidden/>
            <w:sz w:val="26"/>
            <w:szCs w:val="26"/>
          </w:rPr>
          <w:fldChar w:fldCharType="end"/>
        </w:r>
      </w:hyperlink>
    </w:p>
    <w:p w14:paraId="1A8DF463" w14:textId="00A08C96" w:rsidR="000F0752" w:rsidRPr="000F0752" w:rsidRDefault="008739EE">
      <w:pPr>
        <w:pStyle w:val="TOC1"/>
        <w:tabs>
          <w:tab w:val="right" w:leader="dot" w:pos="9111"/>
        </w:tabs>
        <w:spacing w:line="360" w:lineRule="auto"/>
        <w:rPr>
          <w:rFonts w:eastAsiaTheme="minorEastAsia"/>
          <w:noProof/>
          <w:sz w:val="26"/>
          <w:szCs w:val="26"/>
        </w:rPr>
      </w:pPr>
      <w:hyperlink w:anchor="_Toc42730222" w:history="1">
        <w:r w:rsidR="000F0752" w:rsidRPr="000F0752">
          <w:rPr>
            <w:rStyle w:val="Hyperlink"/>
            <w:noProof/>
            <w:sz w:val="26"/>
            <w:szCs w:val="26"/>
          </w:rPr>
          <w:t>Hình 30. Giao diện chi tiết bài tự luận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_Toc42730222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50</w:t>
        </w:r>
        <w:r w:rsidR="000F0752" w:rsidRPr="000F0752">
          <w:rPr>
            <w:noProof/>
            <w:webHidden/>
            <w:sz w:val="26"/>
            <w:szCs w:val="26"/>
          </w:rPr>
          <w:fldChar w:fldCharType="end"/>
        </w:r>
      </w:hyperlink>
    </w:p>
    <w:p w14:paraId="52E52BF1" w14:textId="28EEC252" w:rsidR="000F0752" w:rsidRDefault="008739EE">
      <w:pPr>
        <w:pStyle w:val="TOC1"/>
        <w:tabs>
          <w:tab w:val="right" w:leader="dot" w:pos="9111"/>
        </w:tabs>
        <w:spacing w:line="360" w:lineRule="auto"/>
        <w:rPr>
          <w:rFonts w:asciiTheme="minorHAnsi" w:eastAsiaTheme="minorEastAsia" w:hAnsiTheme="minorHAnsi" w:cstheme="minorBidi"/>
          <w:noProof/>
          <w:sz w:val="22"/>
          <w:szCs w:val="22"/>
        </w:rPr>
      </w:pPr>
      <w:hyperlink w:anchor="_Toc42730223" w:history="1">
        <w:r w:rsidR="000F0752" w:rsidRPr="000F0752">
          <w:rPr>
            <w:rStyle w:val="Hyperlink"/>
            <w:noProof/>
            <w:sz w:val="26"/>
            <w:szCs w:val="26"/>
          </w:rPr>
          <w:t>Hình 31. Giao diện danh sách câu hỏi tự luận</w:t>
        </w:r>
        <w:r w:rsidR="000F0752" w:rsidRPr="000F0752">
          <w:rPr>
            <w:noProof/>
            <w:webHidden/>
            <w:sz w:val="26"/>
            <w:szCs w:val="26"/>
          </w:rPr>
          <w:tab/>
        </w:r>
        <w:r w:rsidR="000F0752" w:rsidRPr="000F0752">
          <w:rPr>
            <w:noProof/>
            <w:webHidden/>
            <w:sz w:val="26"/>
            <w:szCs w:val="26"/>
          </w:rPr>
          <w:fldChar w:fldCharType="begin"/>
        </w:r>
        <w:r w:rsidR="000F0752" w:rsidRPr="000F0752">
          <w:rPr>
            <w:noProof/>
            <w:webHidden/>
            <w:sz w:val="26"/>
            <w:szCs w:val="26"/>
          </w:rPr>
          <w:instrText xml:space="preserve"> PAGEREF _Toc42730223 \h </w:instrText>
        </w:r>
        <w:r w:rsidR="000F0752" w:rsidRPr="000F0752">
          <w:rPr>
            <w:noProof/>
            <w:webHidden/>
            <w:sz w:val="26"/>
            <w:szCs w:val="26"/>
          </w:rPr>
        </w:r>
        <w:r w:rsidR="000F0752" w:rsidRPr="000F0752">
          <w:rPr>
            <w:noProof/>
            <w:webHidden/>
            <w:sz w:val="26"/>
            <w:szCs w:val="26"/>
          </w:rPr>
          <w:fldChar w:fldCharType="separate"/>
        </w:r>
        <w:r w:rsidR="000F0752">
          <w:rPr>
            <w:noProof/>
            <w:webHidden/>
            <w:sz w:val="26"/>
            <w:szCs w:val="26"/>
          </w:rPr>
          <w:t>50</w:t>
        </w:r>
        <w:r w:rsidR="000F0752" w:rsidRPr="000F0752">
          <w:rPr>
            <w:noProof/>
            <w:webHidden/>
            <w:sz w:val="26"/>
            <w:szCs w:val="26"/>
          </w:rPr>
          <w:fldChar w:fldCharType="end"/>
        </w:r>
      </w:hyperlink>
    </w:p>
    <w:p w14:paraId="5621F8D2" w14:textId="3CD39C4F" w:rsidR="006C5CB5" w:rsidRDefault="000F0752">
      <w:pPr>
        <w:spacing w:after="160" w:line="360" w:lineRule="auto"/>
        <w:rPr>
          <w:rFonts w:eastAsiaTheme="majorEastAsia"/>
          <w:b/>
          <w:bCs/>
          <w:color w:val="000000" w:themeColor="text1"/>
          <w:sz w:val="32"/>
          <w:szCs w:val="32"/>
        </w:rPr>
      </w:pPr>
      <w:r>
        <w:rPr>
          <w:b/>
          <w:bCs/>
          <w:color w:val="000000" w:themeColor="text1"/>
        </w:rPr>
        <w:fldChar w:fldCharType="end"/>
      </w:r>
      <w:r w:rsidR="006C5CB5">
        <w:rPr>
          <w:b/>
          <w:bCs/>
          <w:color w:val="000000" w:themeColor="text1"/>
        </w:rPr>
        <w:br w:type="page"/>
      </w:r>
    </w:p>
    <w:p w14:paraId="24D00A44" w14:textId="216260A2" w:rsidR="003D2AFE" w:rsidRPr="00624518" w:rsidRDefault="003D2AFE">
      <w:pPr>
        <w:pStyle w:val="Heading1"/>
        <w:pBdr>
          <w:bottom w:val="single" w:sz="12" w:space="1" w:color="auto"/>
        </w:pBdr>
        <w:spacing w:line="360" w:lineRule="auto"/>
        <w:rPr>
          <w:rFonts w:ascii="Times New Roman" w:hAnsi="Times New Roman" w:cs="Times New Roman"/>
          <w:b/>
          <w:bCs/>
          <w:color w:val="000000" w:themeColor="text1"/>
        </w:rPr>
      </w:pPr>
      <w:bookmarkStart w:id="758" w:name="_Toc42726150"/>
      <w:r w:rsidRPr="00624518">
        <w:rPr>
          <w:rFonts w:ascii="Times New Roman" w:hAnsi="Times New Roman" w:cs="Times New Roman"/>
          <w:b/>
          <w:bCs/>
          <w:color w:val="000000" w:themeColor="text1"/>
        </w:rPr>
        <w:lastRenderedPageBreak/>
        <w:t>CHƯƠNG 1: TỔNG QUAN</w:t>
      </w:r>
      <w:bookmarkEnd w:id="758"/>
    </w:p>
    <w:p w14:paraId="741EC5D2" w14:textId="77777777" w:rsidR="00B82FAF" w:rsidRPr="00624518" w:rsidRDefault="00B82FAF">
      <w:pPr>
        <w:spacing w:line="360" w:lineRule="auto"/>
        <w:pPrChange w:id="759" w:author="Tuan Tran" w:date="2020-06-11T10:10:00Z">
          <w:pPr/>
        </w:pPrChange>
      </w:pPr>
    </w:p>
    <w:p w14:paraId="4089B66F" w14:textId="77777777" w:rsidR="00D26C11" w:rsidRPr="00624518" w:rsidRDefault="00D26C11">
      <w:pPr>
        <w:pStyle w:val="ListParagraph"/>
        <w:numPr>
          <w:ilvl w:val="1"/>
          <w:numId w:val="1"/>
        </w:numPr>
        <w:spacing w:after="160" w:line="360" w:lineRule="auto"/>
        <w:outlineLvl w:val="1"/>
        <w:rPr>
          <w:b/>
          <w:bCs/>
          <w:sz w:val="28"/>
          <w:szCs w:val="28"/>
        </w:rPr>
      </w:pPr>
      <w:bookmarkStart w:id="760" w:name="_Toc12041881"/>
      <w:bookmarkStart w:id="761" w:name="_Toc42726151"/>
      <w:r w:rsidRPr="00624518">
        <w:rPr>
          <w:b/>
          <w:bCs/>
          <w:sz w:val="28"/>
          <w:szCs w:val="28"/>
        </w:rPr>
        <w:t>Tổng quan về vấn đề nghiên cứu</w:t>
      </w:r>
      <w:bookmarkEnd w:id="760"/>
      <w:bookmarkEnd w:id="761"/>
    </w:p>
    <w:p w14:paraId="7E28A45A" w14:textId="29474360" w:rsidR="00D26C11" w:rsidRPr="00624518" w:rsidRDefault="00D26C11">
      <w:pPr>
        <w:pStyle w:val="ListParagraph"/>
        <w:numPr>
          <w:ilvl w:val="2"/>
          <w:numId w:val="1"/>
        </w:numPr>
        <w:spacing w:after="160" w:line="360" w:lineRule="auto"/>
        <w:outlineLvl w:val="2"/>
        <w:rPr>
          <w:i/>
          <w:iCs/>
          <w:sz w:val="28"/>
          <w:szCs w:val="28"/>
        </w:rPr>
      </w:pPr>
      <w:bookmarkStart w:id="762" w:name="_Toc12041882"/>
      <w:bookmarkStart w:id="763" w:name="_Toc42726152"/>
      <w:r w:rsidRPr="00624518">
        <w:rPr>
          <w:i/>
          <w:iCs/>
          <w:sz w:val="28"/>
          <w:szCs w:val="28"/>
        </w:rPr>
        <w:t>Khảo sát thực trạng</w:t>
      </w:r>
      <w:bookmarkEnd w:id="762"/>
      <w:bookmarkEnd w:id="763"/>
    </w:p>
    <w:p w14:paraId="19A11ED7" w14:textId="039E09C2" w:rsidR="00946448" w:rsidRDefault="00946448">
      <w:pPr>
        <w:spacing w:line="360" w:lineRule="auto"/>
        <w:ind w:firstLine="567"/>
        <w:jc w:val="both"/>
        <w:rPr>
          <w:sz w:val="26"/>
          <w:szCs w:val="26"/>
        </w:rPr>
      </w:pPr>
      <w:r w:rsidRPr="00624518">
        <w:rPr>
          <w:sz w:val="26"/>
          <w:szCs w:val="26"/>
        </w:rPr>
        <w:t xml:space="preserve">Hiện tại, </w:t>
      </w:r>
      <w:r w:rsidR="00C66E92">
        <w:rPr>
          <w:sz w:val="26"/>
          <w:szCs w:val="26"/>
        </w:rPr>
        <w:t xml:space="preserve">việc giảng dạy tương tác giữa giảng viên và sinh viên còn hạn </w:t>
      </w:r>
      <w:commentRangeStart w:id="764"/>
      <w:r w:rsidR="00C66E92">
        <w:rPr>
          <w:sz w:val="26"/>
          <w:szCs w:val="26"/>
        </w:rPr>
        <w:t xml:space="preserve">chế </w:t>
      </w:r>
      <w:r w:rsidR="002D40AB">
        <w:rPr>
          <w:sz w:val="26"/>
          <w:szCs w:val="26"/>
        </w:rPr>
        <w:t>:</w:t>
      </w:r>
      <w:commentRangeEnd w:id="764"/>
      <w:r w:rsidR="00017967">
        <w:rPr>
          <w:rStyle w:val="CommentReference"/>
        </w:rPr>
        <w:commentReference w:id="764"/>
      </w:r>
    </w:p>
    <w:p w14:paraId="11D300BB" w14:textId="1C29A2E3" w:rsidR="00C66E92" w:rsidRDefault="00C66E92">
      <w:pPr>
        <w:pStyle w:val="ListParagraph"/>
        <w:numPr>
          <w:ilvl w:val="0"/>
          <w:numId w:val="28"/>
        </w:numPr>
        <w:spacing w:line="360" w:lineRule="auto"/>
        <w:pPrChange w:id="765" w:author="Tuan Tran" w:date="2020-06-11T10:10:00Z">
          <w:pPr>
            <w:pStyle w:val="ListParagraph"/>
            <w:numPr>
              <w:numId w:val="28"/>
            </w:numPr>
            <w:ind w:left="1080" w:hanging="360"/>
          </w:pPr>
        </w:pPrChange>
      </w:pPr>
      <w:commentRangeStart w:id="766"/>
      <w:r>
        <w:t>Việc soạn bài cho từng lớp, giao bài kiểm tra và các bài học còn phải làm thủ công</w:t>
      </w:r>
      <w:r w:rsidR="00FB60D1">
        <w:t>, tốn giấy</w:t>
      </w:r>
      <w:commentRangeEnd w:id="766"/>
      <w:r w:rsidR="00017967">
        <w:rPr>
          <w:rStyle w:val="CommentReference"/>
          <w:rFonts w:eastAsia="Times New Roman"/>
        </w:rPr>
        <w:commentReference w:id="766"/>
      </w:r>
    </w:p>
    <w:p w14:paraId="296D948F" w14:textId="0764E64E" w:rsidR="00C66E92" w:rsidRDefault="00C66E92">
      <w:pPr>
        <w:pStyle w:val="ListParagraph"/>
        <w:numPr>
          <w:ilvl w:val="0"/>
          <w:numId w:val="28"/>
        </w:numPr>
        <w:spacing w:line="360" w:lineRule="auto"/>
        <w:pPrChange w:id="767" w:author="Tuan Tran" w:date="2020-06-11T10:10:00Z">
          <w:pPr>
            <w:pStyle w:val="ListParagraph"/>
            <w:numPr>
              <w:numId w:val="28"/>
            </w:numPr>
            <w:ind w:left="1080" w:hanging="360"/>
          </w:pPr>
        </w:pPrChange>
      </w:pPr>
      <w:r>
        <w:t xml:space="preserve">Sinh viên phải tới lớp mới có được bài đầy đủ </w:t>
      </w:r>
    </w:p>
    <w:p w14:paraId="4F5BB564" w14:textId="7184AA22" w:rsidR="00C66E92" w:rsidRPr="00C66E92" w:rsidRDefault="00B068C6">
      <w:pPr>
        <w:pStyle w:val="ListParagraph"/>
        <w:numPr>
          <w:ilvl w:val="0"/>
          <w:numId w:val="28"/>
        </w:numPr>
        <w:spacing w:line="360" w:lineRule="auto"/>
        <w:pPrChange w:id="768" w:author="Tuan Tran" w:date="2020-06-11T10:10:00Z">
          <w:pPr>
            <w:pStyle w:val="ListParagraph"/>
            <w:numPr>
              <w:numId w:val="28"/>
            </w:numPr>
            <w:ind w:left="1080" w:hanging="360"/>
          </w:pPr>
        </w:pPrChange>
      </w:pPr>
      <w:r w:rsidRPr="00A406BA">
        <w:rPr>
          <w:shd w:val="clear" w:color="auto" w:fill="FFFFFF"/>
        </w:rPr>
        <w:t xml:space="preserve">Việc kiểm tra trắc nghiệm, tự luận và giao bài tập </w:t>
      </w:r>
    </w:p>
    <w:p w14:paraId="702B8F71" w14:textId="519DE812" w:rsidR="00946448" w:rsidRPr="00A406BA" w:rsidRDefault="00A406BA">
      <w:pPr>
        <w:pStyle w:val="ListParagraph"/>
        <w:numPr>
          <w:ilvl w:val="0"/>
          <w:numId w:val="28"/>
        </w:numPr>
        <w:spacing w:line="360" w:lineRule="auto"/>
        <w:jc w:val="both"/>
        <w:rPr>
          <w:szCs w:val="26"/>
        </w:rPr>
      </w:pPr>
      <w:r>
        <w:rPr>
          <w:szCs w:val="26"/>
        </w:rPr>
        <w:t xml:space="preserve">Xuất bảng </w:t>
      </w:r>
      <w:r w:rsidR="00B068C6" w:rsidRPr="00A406BA">
        <w:rPr>
          <w:szCs w:val="26"/>
        </w:rPr>
        <w:t>điểm</w:t>
      </w:r>
      <w:r>
        <w:rPr>
          <w:szCs w:val="26"/>
        </w:rPr>
        <w:t xml:space="preserve"> và nhập</w:t>
      </w:r>
      <w:r w:rsidR="00946448" w:rsidRPr="00A406BA">
        <w:rPr>
          <w:szCs w:val="26"/>
        </w:rPr>
        <w:t xml:space="preserve"> Microsoft Excel</w:t>
      </w:r>
      <w:r w:rsidR="003E4117" w:rsidRPr="00A406BA">
        <w:rPr>
          <w:szCs w:val="26"/>
        </w:rPr>
        <w:t>.</w:t>
      </w:r>
    </w:p>
    <w:p w14:paraId="623E55A2" w14:textId="77777777" w:rsidR="001546B5" w:rsidRPr="00624518" w:rsidRDefault="001546B5">
      <w:pPr>
        <w:pStyle w:val="ListParagraph"/>
        <w:numPr>
          <w:ilvl w:val="2"/>
          <w:numId w:val="1"/>
        </w:numPr>
        <w:spacing w:after="160" w:line="360" w:lineRule="auto"/>
        <w:outlineLvl w:val="2"/>
        <w:rPr>
          <w:i/>
          <w:iCs/>
          <w:sz w:val="28"/>
          <w:szCs w:val="28"/>
        </w:rPr>
      </w:pPr>
      <w:bookmarkStart w:id="769" w:name="_Toc12041883"/>
      <w:bookmarkStart w:id="770" w:name="_Toc42726153"/>
      <w:r w:rsidRPr="00624518">
        <w:rPr>
          <w:i/>
          <w:iCs/>
          <w:sz w:val="28"/>
          <w:szCs w:val="28"/>
        </w:rPr>
        <w:t>Đánh giá</w:t>
      </w:r>
      <w:bookmarkEnd w:id="769"/>
      <w:bookmarkEnd w:id="770"/>
    </w:p>
    <w:p w14:paraId="0C6823DD" w14:textId="77777777" w:rsidR="001546B5" w:rsidRPr="00624518" w:rsidRDefault="001546B5">
      <w:pPr>
        <w:pStyle w:val="ListParagraph"/>
        <w:numPr>
          <w:ilvl w:val="3"/>
          <w:numId w:val="1"/>
        </w:numPr>
        <w:spacing w:after="160" w:line="360" w:lineRule="auto"/>
        <w:outlineLvl w:val="3"/>
        <w:rPr>
          <w:szCs w:val="26"/>
          <w:u w:val="single"/>
        </w:rPr>
      </w:pPr>
      <w:r w:rsidRPr="00624518">
        <w:rPr>
          <w:szCs w:val="26"/>
          <w:u w:val="single"/>
        </w:rPr>
        <w:t>Ưu điểm</w:t>
      </w:r>
    </w:p>
    <w:p w14:paraId="5E149F17" w14:textId="0F182BE6" w:rsidR="00CF194B" w:rsidRPr="00977775" w:rsidRDefault="005B1017">
      <w:pPr>
        <w:pStyle w:val="ListParagraph"/>
        <w:numPr>
          <w:ilvl w:val="0"/>
          <w:numId w:val="28"/>
        </w:numPr>
        <w:spacing w:line="360" w:lineRule="auto"/>
        <w:rPr>
          <w:szCs w:val="26"/>
        </w:rPr>
        <w:pPrChange w:id="771" w:author="Tuan Tran" w:date="2020-06-11T10:10:00Z">
          <w:pPr>
            <w:pStyle w:val="ListParagraph"/>
            <w:numPr>
              <w:numId w:val="28"/>
            </w:numPr>
            <w:ind w:left="1080" w:hanging="360"/>
          </w:pPr>
        </w:pPrChange>
      </w:pPr>
      <w:r w:rsidRPr="00977775">
        <w:rPr>
          <w:szCs w:val="26"/>
        </w:rPr>
        <w:t>G</w:t>
      </w:r>
      <w:r w:rsidR="00CF194B" w:rsidRPr="00977775">
        <w:rPr>
          <w:szCs w:val="26"/>
        </w:rPr>
        <w:t>i</w:t>
      </w:r>
      <w:r w:rsidR="00CF194B" w:rsidRPr="00977775">
        <w:rPr>
          <w:rFonts w:ascii="Calibri" w:hAnsi="Calibri" w:cs="Calibri"/>
          <w:szCs w:val="26"/>
        </w:rPr>
        <w:t>ả</w:t>
      </w:r>
      <w:r w:rsidR="00CF194B" w:rsidRPr="00977775">
        <w:rPr>
          <w:szCs w:val="26"/>
        </w:rPr>
        <w:t>m thi</w:t>
      </w:r>
      <w:r w:rsidR="00CF194B" w:rsidRPr="00977775">
        <w:rPr>
          <w:rFonts w:ascii="Calibri" w:hAnsi="Calibri" w:cs="Calibri"/>
          <w:szCs w:val="26"/>
        </w:rPr>
        <w:t>ể</w:t>
      </w:r>
      <w:r w:rsidR="00CF194B" w:rsidRPr="00977775">
        <w:rPr>
          <w:szCs w:val="26"/>
        </w:rPr>
        <w:t xml:space="preserve">u </w:t>
      </w:r>
      <w:r w:rsidR="00CF194B" w:rsidRPr="00977775">
        <w:rPr>
          <w:rFonts w:ascii="Calibri" w:hAnsi="Calibri" w:cs="Calibri"/>
          <w:szCs w:val="26"/>
        </w:rPr>
        <w:t>đượ</w:t>
      </w:r>
      <w:r w:rsidR="00CF194B" w:rsidRPr="00977775">
        <w:rPr>
          <w:szCs w:val="26"/>
        </w:rPr>
        <w:t>c vi</w:t>
      </w:r>
      <w:r w:rsidR="00CF194B" w:rsidRPr="00977775">
        <w:rPr>
          <w:rFonts w:ascii="Calibri" w:hAnsi="Calibri" w:cs="Calibri"/>
          <w:szCs w:val="26"/>
        </w:rPr>
        <w:t>ệ</w:t>
      </w:r>
      <w:r w:rsidR="00CF194B" w:rsidRPr="00977775">
        <w:rPr>
          <w:szCs w:val="26"/>
        </w:rPr>
        <w:t>c s</w:t>
      </w:r>
      <w:r w:rsidR="00CF194B" w:rsidRPr="00977775">
        <w:rPr>
          <w:rFonts w:ascii="Calibri" w:hAnsi="Calibri" w:cs="Calibri"/>
          <w:szCs w:val="26"/>
        </w:rPr>
        <w:t>ử</w:t>
      </w:r>
      <w:r w:rsidR="00CF194B" w:rsidRPr="00977775">
        <w:rPr>
          <w:szCs w:val="26"/>
        </w:rPr>
        <w:t xml:space="preserve"> d</w:t>
      </w:r>
      <w:r w:rsidR="00CF194B" w:rsidRPr="00977775">
        <w:rPr>
          <w:rFonts w:ascii="Calibri" w:hAnsi="Calibri" w:cs="Calibri"/>
          <w:szCs w:val="26"/>
        </w:rPr>
        <w:t>ụ</w:t>
      </w:r>
      <w:r w:rsidR="00CF194B" w:rsidRPr="00977775">
        <w:rPr>
          <w:szCs w:val="26"/>
        </w:rPr>
        <w:t>ng gi</w:t>
      </w:r>
      <w:r w:rsidR="00CF194B" w:rsidRPr="00977775">
        <w:rPr>
          <w:rFonts w:ascii="Calibri" w:hAnsi="Calibri" w:cs="Calibri"/>
          <w:szCs w:val="26"/>
        </w:rPr>
        <w:t>ấ</w:t>
      </w:r>
      <w:r w:rsidR="00CF194B" w:rsidRPr="00977775">
        <w:rPr>
          <w:szCs w:val="26"/>
        </w:rPr>
        <w:t xml:space="preserve">y (in </w:t>
      </w:r>
      <w:r w:rsidR="00CF194B" w:rsidRPr="00977775">
        <w:rPr>
          <w:rFonts w:ascii="Calibri" w:hAnsi="Calibri" w:cs="Calibri"/>
          <w:szCs w:val="26"/>
        </w:rPr>
        <w:t>ấ</w:t>
      </w:r>
      <w:r w:rsidR="00CF194B" w:rsidRPr="00977775">
        <w:rPr>
          <w:szCs w:val="26"/>
        </w:rPr>
        <w:t>n tài li</w:t>
      </w:r>
      <w:r w:rsidR="00CF194B" w:rsidRPr="00977775">
        <w:rPr>
          <w:rFonts w:ascii="Calibri" w:hAnsi="Calibri" w:cs="Calibri"/>
          <w:szCs w:val="26"/>
        </w:rPr>
        <w:t>ệ</w:t>
      </w:r>
      <w:r w:rsidR="00CF194B" w:rsidRPr="00977775">
        <w:rPr>
          <w:szCs w:val="26"/>
        </w:rPr>
        <w:t>u, n</w:t>
      </w:r>
      <w:r w:rsidR="00CF194B" w:rsidRPr="00977775">
        <w:rPr>
          <w:rFonts w:ascii="Calibri" w:hAnsi="Calibri" w:cs="Calibri"/>
          <w:szCs w:val="26"/>
        </w:rPr>
        <w:t>ộ</w:t>
      </w:r>
      <w:r w:rsidR="00CF194B" w:rsidRPr="00977775">
        <w:rPr>
          <w:szCs w:val="26"/>
        </w:rPr>
        <w:t>p bài t</w:t>
      </w:r>
      <w:r w:rsidR="00CF194B" w:rsidRPr="00977775">
        <w:rPr>
          <w:rFonts w:ascii="Calibri" w:hAnsi="Calibri" w:cs="Calibri"/>
          <w:szCs w:val="26"/>
        </w:rPr>
        <w:t>ậ</w:t>
      </w:r>
      <w:ins w:id="772" w:author="Tuan Tran" w:date="2020-06-11T10:09:00Z">
        <w:r w:rsidR="00907ADB">
          <w:rPr>
            <w:rFonts w:ascii="Arial" w:hAnsi="Arial" w:cs="Arial"/>
            <w:szCs w:val="26"/>
          </w:rPr>
          <w:t>p</w:t>
        </w:r>
      </w:ins>
      <w:del w:id="773" w:author="Tuan Tran" w:date="2020-06-11T10:09:00Z">
        <w:r w:rsidR="00CF194B" w:rsidRPr="00977775" w:rsidDel="00907ADB">
          <w:rPr>
            <w:szCs w:val="26"/>
          </w:rPr>
          <w:delText>p</w:delText>
        </w:r>
        <w:commentRangeStart w:id="774"/>
        <w:r w:rsidR="00CF194B" w:rsidRPr="00977775" w:rsidDel="00907ADB">
          <w:rPr>
            <w:rFonts w:ascii="Arial" w:hAnsi="Arial" w:cs="Arial"/>
            <w:szCs w:val="26"/>
          </w:rPr>
          <w:delText>…</w:delText>
        </w:r>
      </w:del>
      <w:r w:rsidR="00CF194B" w:rsidRPr="00977775">
        <w:rPr>
          <w:szCs w:val="26"/>
        </w:rPr>
        <w:t xml:space="preserve">) </w:t>
      </w:r>
      <w:commentRangeEnd w:id="774"/>
      <w:r w:rsidR="00017967">
        <w:rPr>
          <w:rStyle w:val="CommentReference"/>
          <w:rFonts w:eastAsia="Times New Roman"/>
        </w:rPr>
        <w:commentReference w:id="774"/>
      </w:r>
      <w:r w:rsidR="00CF194B" w:rsidRPr="00977775">
        <w:rPr>
          <w:szCs w:val="26"/>
        </w:rPr>
        <w:t>trong l</w:t>
      </w:r>
      <w:r w:rsidR="00CF194B" w:rsidRPr="00977775">
        <w:rPr>
          <w:rFonts w:ascii="Calibri" w:hAnsi="Calibri" w:cs="Calibri"/>
          <w:szCs w:val="26"/>
        </w:rPr>
        <w:t>ớ</w:t>
      </w:r>
      <w:r w:rsidR="00CF194B" w:rsidRPr="00977775">
        <w:rPr>
          <w:szCs w:val="26"/>
        </w:rPr>
        <w:t>p h</w:t>
      </w:r>
      <w:r w:rsidR="00CF194B" w:rsidRPr="00977775">
        <w:rPr>
          <w:rFonts w:ascii="Calibri" w:hAnsi="Calibri" w:cs="Calibri"/>
          <w:szCs w:val="26"/>
        </w:rPr>
        <w:t>ọ</w:t>
      </w:r>
      <w:r w:rsidR="00CF194B" w:rsidRPr="00977775">
        <w:rPr>
          <w:szCs w:val="26"/>
        </w:rPr>
        <w:t>c.</w:t>
      </w:r>
    </w:p>
    <w:p w14:paraId="13D3233A" w14:textId="12B18580" w:rsidR="00CF194B" w:rsidRPr="00977775" w:rsidRDefault="00CF194B">
      <w:pPr>
        <w:pStyle w:val="ListParagraph"/>
        <w:numPr>
          <w:ilvl w:val="0"/>
          <w:numId w:val="28"/>
        </w:numPr>
        <w:spacing w:line="360" w:lineRule="auto"/>
        <w:rPr>
          <w:szCs w:val="26"/>
        </w:rPr>
        <w:pPrChange w:id="775" w:author="Tuan Tran" w:date="2020-06-11T10:10:00Z">
          <w:pPr>
            <w:pStyle w:val="ListParagraph"/>
            <w:numPr>
              <w:numId w:val="28"/>
            </w:numPr>
            <w:ind w:left="1080" w:hanging="360"/>
          </w:pPr>
        </w:pPrChange>
      </w:pPr>
      <w:r w:rsidRPr="00977775">
        <w:rPr>
          <w:szCs w:val="26"/>
        </w:rPr>
        <w:t>Giúp gi</w:t>
      </w:r>
      <w:r w:rsidRPr="00977775">
        <w:rPr>
          <w:rFonts w:ascii="Calibri" w:hAnsi="Calibri" w:cs="Calibri"/>
          <w:szCs w:val="26"/>
        </w:rPr>
        <w:t>ả</w:t>
      </w:r>
      <w:r w:rsidRPr="00977775">
        <w:rPr>
          <w:szCs w:val="26"/>
        </w:rPr>
        <w:t>ng viên t</w:t>
      </w:r>
      <w:r w:rsidRPr="00977775">
        <w:rPr>
          <w:rFonts w:ascii="Calibri" w:hAnsi="Calibri" w:cs="Calibri"/>
          <w:szCs w:val="26"/>
        </w:rPr>
        <w:t>ổ</w:t>
      </w:r>
      <w:r w:rsidRPr="00977775">
        <w:rPr>
          <w:szCs w:val="26"/>
        </w:rPr>
        <w:t xml:space="preserve"> ch</w:t>
      </w:r>
      <w:r w:rsidRPr="00977775">
        <w:rPr>
          <w:rFonts w:ascii="Calibri" w:hAnsi="Calibri" w:cs="Calibri"/>
          <w:szCs w:val="26"/>
        </w:rPr>
        <w:t>ứ</w:t>
      </w:r>
      <w:r w:rsidRPr="00977775">
        <w:rPr>
          <w:szCs w:val="26"/>
        </w:rPr>
        <w:t>c và qu</w:t>
      </w:r>
      <w:r w:rsidRPr="00977775">
        <w:rPr>
          <w:rFonts w:ascii="Calibri" w:hAnsi="Calibri" w:cs="Calibri"/>
          <w:szCs w:val="26"/>
        </w:rPr>
        <w:t>ả</w:t>
      </w:r>
      <w:r w:rsidRPr="00977775">
        <w:rPr>
          <w:szCs w:val="26"/>
        </w:rPr>
        <w:t>n lý l</w:t>
      </w:r>
      <w:r w:rsidRPr="00977775">
        <w:rPr>
          <w:rFonts w:ascii="Calibri" w:hAnsi="Calibri" w:cs="Calibri"/>
          <w:szCs w:val="26"/>
        </w:rPr>
        <w:t>ớ</w:t>
      </w:r>
      <w:r w:rsidRPr="00977775">
        <w:rPr>
          <w:szCs w:val="26"/>
        </w:rPr>
        <w:t>p d</w:t>
      </w:r>
      <w:r w:rsidRPr="00977775">
        <w:rPr>
          <w:rFonts w:ascii="Calibri" w:hAnsi="Calibri" w:cs="Calibri"/>
          <w:szCs w:val="26"/>
        </w:rPr>
        <w:t>ễ</w:t>
      </w:r>
      <w:r w:rsidRPr="00977775">
        <w:rPr>
          <w:szCs w:val="26"/>
        </w:rPr>
        <w:t xml:space="preserve"> dàng, thu</w:t>
      </w:r>
      <w:r w:rsidRPr="00977775">
        <w:rPr>
          <w:rFonts w:ascii="Calibri" w:hAnsi="Calibri" w:cs="Calibri"/>
          <w:szCs w:val="26"/>
        </w:rPr>
        <w:t>ậ</w:t>
      </w:r>
      <w:r w:rsidRPr="00977775">
        <w:rPr>
          <w:szCs w:val="26"/>
        </w:rPr>
        <w:t>n ti</w:t>
      </w:r>
      <w:r w:rsidRPr="00977775">
        <w:rPr>
          <w:rFonts w:ascii="Calibri" w:hAnsi="Calibri" w:cs="Calibri"/>
          <w:szCs w:val="26"/>
        </w:rPr>
        <w:t>ệ</w:t>
      </w:r>
      <w:r w:rsidRPr="00977775">
        <w:rPr>
          <w:szCs w:val="26"/>
        </w:rPr>
        <w:t>n; t</w:t>
      </w:r>
      <w:r w:rsidRPr="00977775">
        <w:rPr>
          <w:rFonts w:ascii="Calibri" w:hAnsi="Calibri" w:cs="Calibri"/>
          <w:szCs w:val="26"/>
        </w:rPr>
        <w:t>ấ</w:t>
      </w:r>
      <w:r w:rsidRPr="00977775">
        <w:rPr>
          <w:szCs w:val="26"/>
        </w:rPr>
        <w:t>t c</w:t>
      </w:r>
      <w:r w:rsidRPr="00977775">
        <w:rPr>
          <w:rFonts w:ascii="Calibri" w:hAnsi="Calibri" w:cs="Calibri"/>
          <w:szCs w:val="26"/>
        </w:rPr>
        <w:t>ả</w:t>
      </w:r>
      <w:r w:rsidRPr="00977775">
        <w:rPr>
          <w:szCs w:val="26"/>
        </w:rPr>
        <w:t xml:space="preserve"> tài li</w:t>
      </w:r>
      <w:r w:rsidRPr="00977775">
        <w:rPr>
          <w:rFonts w:ascii="Calibri" w:hAnsi="Calibri" w:cs="Calibri"/>
          <w:szCs w:val="26"/>
        </w:rPr>
        <w:t>ệ</w:t>
      </w:r>
      <w:r w:rsidRPr="00977775">
        <w:rPr>
          <w:szCs w:val="26"/>
        </w:rPr>
        <w:t>u, bài t</w:t>
      </w:r>
      <w:r w:rsidRPr="00977775">
        <w:rPr>
          <w:rFonts w:ascii="Calibri" w:hAnsi="Calibri" w:cs="Calibri"/>
          <w:szCs w:val="26"/>
        </w:rPr>
        <w:t>ậ</w:t>
      </w:r>
      <w:r w:rsidRPr="00977775">
        <w:rPr>
          <w:szCs w:val="26"/>
        </w:rPr>
        <w:t xml:space="preserve">p và </w:t>
      </w:r>
      <w:r w:rsidRPr="00977775">
        <w:rPr>
          <w:rFonts w:ascii="Calibri" w:hAnsi="Calibri" w:cs="Calibri"/>
          <w:szCs w:val="26"/>
        </w:rPr>
        <w:t>đ</w:t>
      </w:r>
      <w:r w:rsidRPr="00977775">
        <w:rPr>
          <w:szCs w:val="26"/>
        </w:rPr>
        <w:t>i</w:t>
      </w:r>
      <w:r w:rsidRPr="00977775">
        <w:rPr>
          <w:rFonts w:ascii="Calibri" w:hAnsi="Calibri" w:cs="Calibri"/>
          <w:szCs w:val="26"/>
        </w:rPr>
        <w:t>ể</w:t>
      </w:r>
      <w:r w:rsidRPr="00977775">
        <w:rPr>
          <w:szCs w:val="26"/>
        </w:rPr>
        <w:t xml:space="preserve">m </w:t>
      </w:r>
      <w:r w:rsidRPr="00977775">
        <w:rPr>
          <w:rFonts w:ascii="Calibri" w:hAnsi="Calibri" w:cs="Calibri"/>
          <w:szCs w:val="26"/>
        </w:rPr>
        <w:t>đề</w:t>
      </w:r>
      <w:r w:rsidRPr="00977775">
        <w:rPr>
          <w:szCs w:val="26"/>
        </w:rPr>
        <w:t xml:space="preserve">u </w:t>
      </w:r>
      <w:r w:rsidRPr="00977775">
        <w:rPr>
          <w:rFonts w:ascii="Calibri" w:hAnsi="Calibri" w:cs="Calibri"/>
          <w:szCs w:val="26"/>
        </w:rPr>
        <w:t>ở</w:t>
      </w:r>
      <w:r w:rsidRPr="00977775">
        <w:rPr>
          <w:szCs w:val="26"/>
        </w:rPr>
        <w:t xml:space="preserve"> cùng m</w:t>
      </w:r>
      <w:r w:rsidRPr="00977775">
        <w:rPr>
          <w:rFonts w:ascii="Calibri" w:hAnsi="Calibri" w:cs="Calibri"/>
          <w:szCs w:val="26"/>
        </w:rPr>
        <w:t>ộ</w:t>
      </w:r>
      <w:r w:rsidRPr="00977775">
        <w:rPr>
          <w:szCs w:val="26"/>
        </w:rPr>
        <w:t>t n</w:t>
      </w:r>
      <w:r w:rsidRPr="00977775">
        <w:rPr>
          <w:rFonts w:ascii="Calibri" w:hAnsi="Calibri" w:cs="Calibri"/>
          <w:szCs w:val="26"/>
        </w:rPr>
        <w:t>ơ</w:t>
      </w:r>
      <w:r w:rsidRPr="00977775">
        <w:rPr>
          <w:szCs w:val="26"/>
        </w:rPr>
        <w:t>i </w:t>
      </w:r>
    </w:p>
    <w:p w14:paraId="13CBC33D" w14:textId="32C132BC" w:rsidR="00CF194B" w:rsidRPr="00977775" w:rsidRDefault="00CF194B">
      <w:pPr>
        <w:pStyle w:val="ListParagraph"/>
        <w:numPr>
          <w:ilvl w:val="0"/>
          <w:numId w:val="28"/>
        </w:numPr>
        <w:spacing w:line="360" w:lineRule="auto"/>
        <w:rPr>
          <w:szCs w:val="26"/>
        </w:rPr>
        <w:pPrChange w:id="776" w:author="Tuan Tran" w:date="2020-06-11T10:10:00Z">
          <w:pPr>
            <w:pStyle w:val="ListParagraph"/>
            <w:numPr>
              <w:numId w:val="28"/>
            </w:numPr>
            <w:ind w:left="1080" w:hanging="360"/>
          </w:pPr>
        </w:pPrChange>
      </w:pPr>
      <w:r w:rsidRPr="00977775">
        <w:rPr>
          <w:szCs w:val="26"/>
        </w:rPr>
        <w:t>Gi</w:t>
      </w:r>
      <w:r w:rsidRPr="00977775">
        <w:rPr>
          <w:rFonts w:ascii="Calibri" w:hAnsi="Calibri" w:cs="Calibri"/>
          <w:szCs w:val="26"/>
        </w:rPr>
        <w:t>ả</w:t>
      </w:r>
      <w:r w:rsidRPr="00977775">
        <w:rPr>
          <w:szCs w:val="26"/>
        </w:rPr>
        <w:t>ng viên và sinh viên có th</w:t>
      </w:r>
      <w:r w:rsidRPr="00977775">
        <w:rPr>
          <w:rFonts w:ascii="Calibri" w:hAnsi="Calibri" w:cs="Calibri"/>
          <w:szCs w:val="26"/>
        </w:rPr>
        <w:t>ể</w:t>
      </w:r>
      <w:r w:rsidRPr="00977775">
        <w:rPr>
          <w:szCs w:val="26"/>
        </w:rPr>
        <w:t xml:space="preserve"> theo dõi, c</w:t>
      </w:r>
      <w:r w:rsidRPr="00977775">
        <w:rPr>
          <w:rFonts w:ascii="Calibri" w:hAnsi="Calibri" w:cs="Calibri"/>
          <w:szCs w:val="26"/>
        </w:rPr>
        <w:t>ậ</w:t>
      </w:r>
      <w:r w:rsidRPr="00977775">
        <w:rPr>
          <w:szCs w:val="26"/>
        </w:rPr>
        <w:t>p nh</w:t>
      </w:r>
      <w:r w:rsidRPr="00977775">
        <w:rPr>
          <w:rFonts w:ascii="Calibri" w:hAnsi="Calibri" w:cs="Calibri"/>
          <w:szCs w:val="26"/>
        </w:rPr>
        <w:t>ậ</w:t>
      </w:r>
      <w:r w:rsidRPr="00977775">
        <w:rPr>
          <w:szCs w:val="26"/>
        </w:rPr>
        <w:t>t tình hình l</w:t>
      </w:r>
      <w:r w:rsidRPr="00977775">
        <w:rPr>
          <w:rFonts w:ascii="Calibri" w:hAnsi="Calibri" w:cs="Calibri"/>
          <w:szCs w:val="26"/>
        </w:rPr>
        <w:t>ớ</w:t>
      </w:r>
      <w:r w:rsidRPr="00977775">
        <w:rPr>
          <w:szCs w:val="26"/>
        </w:rPr>
        <w:t>p h</w:t>
      </w:r>
      <w:r w:rsidRPr="00977775">
        <w:rPr>
          <w:rFonts w:ascii="Calibri" w:hAnsi="Calibri" w:cs="Calibri"/>
          <w:szCs w:val="26"/>
        </w:rPr>
        <w:t>ọ</w:t>
      </w:r>
      <w:r w:rsidRPr="00977775">
        <w:rPr>
          <w:szCs w:val="26"/>
        </w:rPr>
        <w:t xml:space="preserve">c </w:t>
      </w:r>
      <w:r w:rsidRPr="00977775">
        <w:rPr>
          <w:rFonts w:ascii="Calibri" w:hAnsi="Calibri" w:cs="Calibri"/>
          <w:szCs w:val="26"/>
        </w:rPr>
        <w:t>ở</w:t>
      </w:r>
      <w:r w:rsidRPr="00977775">
        <w:rPr>
          <w:szCs w:val="26"/>
        </w:rPr>
        <w:t xml:space="preserve"> b</w:t>
      </w:r>
      <w:r w:rsidRPr="00977775">
        <w:rPr>
          <w:rFonts w:ascii="Calibri" w:hAnsi="Calibri" w:cs="Calibri"/>
          <w:szCs w:val="26"/>
        </w:rPr>
        <w:t>ấ</w:t>
      </w:r>
      <w:r w:rsidRPr="00977775">
        <w:rPr>
          <w:szCs w:val="26"/>
        </w:rPr>
        <w:t>t k</w:t>
      </w:r>
      <w:r w:rsidRPr="00977775">
        <w:rPr>
          <w:rFonts w:ascii="Calibri" w:hAnsi="Calibri" w:cs="Calibri"/>
          <w:szCs w:val="26"/>
        </w:rPr>
        <w:t>ỳ</w:t>
      </w:r>
      <w:r w:rsidRPr="00977775">
        <w:rPr>
          <w:szCs w:val="26"/>
        </w:rPr>
        <w:t xml:space="preserve"> n</w:t>
      </w:r>
      <w:r w:rsidRPr="00977775">
        <w:rPr>
          <w:rFonts w:ascii="Calibri" w:hAnsi="Calibri" w:cs="Calibri"/>
          <w:szCs w:val="26"/>
        </w:rPr>
        <w:t>ơ</w:t>
      </w:r>
      <w:r w:rsidRPr="00977775">
        <w:rPr>
          <w:szCs w:val="26"/>
        </w:rPr>
        <w:t xml:space="preserve">i </w:t>
      </w:r>
      <w:r w:rsidRPr="00977775">
        <w:rPr>
          <w:rFonts w:ascii="Calibri" w:hAnsi="Calibri" w:cs="Calibri"/>
          <w:szCs w:val="26"/>
        </w:rPr>
        <w:t>đ</w:t>
      </w:r>
      <w:r w:rsidRPr="00977775">
        <w:rPr>
          <w:szCs w:val="26"/>
        </w:rPr>
        <w:t>âu (ch</w:t>
      </w:r>
      <w:r w:rsidRPr="00977775">
        <w:rPr>
          <w:rFonts w:ascii="Calibri" w:hAnsi="Calibri" w:cs="Calibri"/>
          <w:szCs w:val="26"/>
        </w:rPr>
        <w:t>ỉ</w:t>
      </w:r>
      <w:r w:rsidRPr="00977775">
        <w:rPr>
          <w:szCs w:val="26"/>
        </w:rPr>
        <w:t xml:space="preserve"> c</w:t>
      </w:r>
      <w:r w:rsidRPr="00977775">
        <w:rPr>
          <w:rFonts w:ascii="Calibri" w:hAnsi="Calibri" w:cs="Calibri"/>
          <w:szCs w:val="26"/>
        </w:rPr>
        <w:t>ầ</w:t>
      </w:r>
      <w:r w:rsidRPr="00977775">
        <w:rPr>
          <w:szCs w:val="26"/>
        </w:rPr>
        <w:t xml:space="preserve">n có laptop, tablet hay </w:t>
      </w:r>
      <w:r w:rsidRPr="00977775">
        <w:rPr>
          <w:rFonts w:ascii="Calibri" w:hAnsi="Calibri" w:cs="Calibri"/>
          <w:szCs w:val="26"/>
        </w:rPr>
        <w:t>đ</w:t>
      </w:r>
      <w:r w:rsidRPr="00977775">
        <w:rPr>
          <w:szCs w:val="26"/>
        </w:rPr>
        <w:t>i</w:t>
      </w:r>
      <w:r w:rsidRPr="00977775">
        <w:rPr>
          <w:rFonts w:ascii="Calibri" w:hAnsi="Calibri" w:cs="Calibri"/>
          <w:szCs w:val="26"/>
        </w:rPr>
        <w:t>ệ</w:t>
      </w:r>
      <w:r w:rsidRPr="00977775">
        <w:rPr>
          <w:szCs w:val="26"/>
        </w:rPr>
        <w:t>n tho</w:t>
      </w:r>
      <w:r w:rsidRPr="00977775">
        <w:rPr>
          <w:rFonts w:ascii="Calibri" w:hAnsi="Calibri" w:cs="Calibri"/>
          <w:szCs w:val="26"/>
        </w:rPr>
        <w:t>ạ</w:t>
      </w:r>
      <w:r w:rsidRPr="00977775">
        <w:rPr>
          <w:szCs w:val="26"/>
        </w:rPr>
        <w:t>i có k</w:t>
      </w:r>
      <w:r w:rsidRPr="00977775">
        <w:rPr>
          <w:rFonts w:ascii="Calibri" w:hAnsi="Calibri" w:cs="Calibri"/>
          <w:szCs w:val="26"/>
        </w:rPr>
        <w:t>ế</w:t>
      </w:r>
      <w:r w:rsidRPr="00977775">
        <w:rPr>
          <w:szCs w:val="26"/>
        </w:rPr>
        <w:t>t n</w:t>
      </w:r>
      <w:r w:rsidRPr="00977775">
        <w:rPr>
          <w:rFonts w:ascii="Calibri" w:hAnsi="Calibri" w:cs="Calibri"/>
          <w:szCs w:val="26"/>
        </w:rPr>
        <w:t>ố</w:t>
      </w:r>
      <w:r w:rsidRPr="00977775">
        <w:rPr>
          <w:szCs w:val="26"/>
        </w:rPr>
        <w:t>i internet). </w:t>
      </w:r>
    </w:p>
    <w:p w14:paraId="783FDA04" w14:textId="4DE2EF07" w:rsidR="00FA7AA9" w:rsidRPr="00977775" w:rsidRDefault="00FA7AA9">
      <w:pPr>
        <w:pStyle w:val="ListParagraph"/>
        <w:numPr>
          <w:ilvl w:val="0"/>
          <w:numId w:val="28"/>
        </w:numPr>
        <w:spacing w:line="360" w:lineRule="auto"/>
        <w:rPr>
          <w:rFonts w:ascii="Calibri" w:hAnsi="Calibri" w:cs="Calibri"/>
          <w:b/>
          <w:bCs/>
          <w:szCs w:val="26"/>
        </w:rPr>
        <w:pPrChange w:id="777" w:author="Tuan Tran" w:date="2020-06-11T10:10:00Z">
          <w:pPr>
            <w:pStyle w:val="ListParagraph"/>
            <w:numPr>
              <w:numId w:val="28"/>
            </w:numPr>
            <w:ind w:left="1080" w:hanging="360"/>
          </w:pPr>
        </w:pPrChange>
      </w:pPr>
      <w:r w:rsidRPr="00977775">
        <w:rPr>
          <w:szCs w:val="26"/>
        </w:rPr>
        <w:t>H</w:t>
      </w:r>
      <w:r w:rsidRPr="00977775">
        <w:rPr>
          <w:rFonts w:ascii="Calibri" w:hAnsi="Calibri" w:cs="Calibri"/>
          <w:szCs w:val="26"/>
        </w:rPr>
        <w:t>ệ thống tự động chấm điểm bài tập trắc nghiệm tự động</w:t>
      </w:r>
    </w:p>
    <w:p w14:paraId="28F7D134" w14:textId="7479CBDC" w:rsidR="003E4117" w:rsidRPr="00977775" w:rsidRDefault="003E4117">
      <w:pPr>
        <w:pStyle w:val="ListParagraph"/>
        <w:numPr>
          <w:ilvl w:val="0"/>
          <w:numId w:val="28"/>
        </w:numPr>
        <w:spacing w:line="360" w:lineRule="auto"/>
        <w:rPr>
          <w:szCs w:val="26"/>
        </w:rPr>
        <w:pPrChange w:id="778" w:author="Tuan Tran" w:date="2020-06-11T10:10:00Z">
          <w:pPr>
            <w:pStyle w:val="ListParagraph"/>
            <w:numPr>
              <w:numId w:val="28"/>
            </w:numPr>
            <w:ind w:left="1080" w:hanging="360"/>
          </w:pPr>
        </w:pPrChange>
      </w:pPr>
      <w:r w:rsidRPr="00977775">
        <w:rPr>
          <w:szCs w:val="26"/>
        </w:rPr>
        <w:t>Không cần đầu tư về phần mềm, hệ thống cho việc quản lý, có thể ứng dụng nhanh các công cụ có sẵn như Microsoft Excel.</w:t>
      </w:r>
    </w:p>
    <w:p w14:paraId="35DD2789" w14:textId="20DCF49A" w:rsidR="00A624B1" w:rsidRPr="00977775" w:rsidRDefault="00A406BA">
      <w:pPr>
        <w:pStyle w:val="ListParagraph"/>
        <w:numPr>
          <w:ilvl w:val="0"/>
          <w:numId w:val="28"/>
        </w:numPr>
        <w:spacing w:line="360" w:lineRule="auto"/>
        <w:rPr>
          <w:szCs w:val="26"/>
        </w:rPr>
        <w:pPrChange w:id="779" w:author="Tuan Tran" w:date="2020-06-11T10:10:00Z">
          <w:pPr>
            <w:pStyle w:val="ListParagraph"/>
            <w:numPr>
              <w:numId w:val="28"/>
            </w:numPr>
            <w:ind w:left="1080" w:hanging="360"/>
          </w:pPr>
        </w:pPrChange>
      </w:pPr>
      <w:r w:rsidRPr="00977775">
        <w:rPr>
          <w:szCs w:val="26"/>
        </w:rPr>
        <w:t>Nhập nội dung các câu hỏi từ file excel</w:t>
      </w:r>
    </w:p>
    <w:p w14:paraId="6369348D" w14:textId="77777777" w:rsidR="00DC6006" w:rsidRPr="00624518" w:rsidRDefault="00DC6006">
      <w:pPr>
        <w:spacing w:line="360" w:lineRule="auto"/>
        <w:ind w:firstLine="720"/>
        <w:rPr>
          <w:sz w:val="26"/>
          <w:szCs w:val="26"/>
        </w:rPr>
        <w:pPrChange w:id="780" w:author="Tuan Tran" w:date="2020-06-11T10:10:00Z">
          <w:pPr>
            <w:ind w:firstLine="720"/>
          </w:pPr>
        </w:pPrChange>
      </w:pPr>
    </w:p>
    <w:p w14:paraId="02392BFE" w14:textId="52820B18" w:rsidR="001546B5" w:rsidRPr="00624518" w:rsidRDefault="001546B5">
      <w:pPr>
        <w:pStyle w:val="ListParagraph"/>
        <w:numPr>
          <w:ilvl w:val="3"/>
          <w:numId w:val="1"/>
        </w:numPr>
        <w:spacing w:after="160" w:line="360" w:lineRule="auto"/>
        <w:outlineLvl w:val="3"/>
        <w:rPr>
          <w:szCs w:val="26"/>
          <w:u w:val="single"/>
        </w:rPr>
      </w:pPr>
      <w:r w:rsidRPr="00624518">
        <w:rPr>
          <w:szCs w:val="26"/>
          <w:u w:val="single"/>
        </w:rPr>
        <w:t>Nhược điểm</w:t>
      </w:r>
    </w:p>
    <w:p w14:paraId="61F0876F" w14:textId="135F74F9" w:rsidR="003E4117" w:rsidRPr="00977775" w:rsidRDefault="00BA2D2D">
      <w:pPr>
        <w:pStyle w:val="ListParagraph"/>
        <w:numPr>
          <w:ilvl w:val="0"/>
          <w:numId w:val="28"/>
        </w:numPr>
        <w:spacing w:line="360" w:lineRule="auto"/>
        <w:jc w:val="both"/>
        <w:rPr>
          <w:szCs w:val="26"/>
        </w:rPr>
      </w:pPr>
      <w:r w:rsidRPr="00977775">
        <w:rPr>
          <w:szCs w:val="26"/>
        </w:rPr>
        <w:t>Để truy cập người dùng cần</w:t>
      </w:r>
      <w:r w:rsidR="006A44F4" w:rsidRPr="00977775">
        <w:rPr>
          <w:szCs w:val="26"/>
        </w:rPr>
        <w:t xml:space="preserve"> có thiết bị</w:t>
      </w:r>
      <w:r w:rsidRPr="00977775">
        <w:rPr>
          <w:szCs w:val="26"/>
        </w:rPr>
        <w:t xml:space="preserve"> có kết nối internet</w:t>
      </w:r>
      <w:r w:rsidR="002C412E" w:rsidRPr="00977775">
        <w:rPr>
          <w:szCs w:val="26"/>
        </w:rPr>
        <w:t>.</w:t>
      </w:r>
    </w:p>
    <w:p w14:paraId="55B91521" w14:textId="3178CBF9" w:rsidR="002C412E" w:rsidRPr="00977775" w:rsidRDefault="00A16B24">
      <w:pPr>
        <w:pStyle w:val="ListParagraph"/>
        <w:numPr>
          <w:ilvl w:val="0"/>
          <w:numId w:val="28"/>
        </w:numPr>
        <w:spacing w:line="360" w:lineRule="auto"/>
        <w:jc w:val="both"/>
        <w:rPr>
          <w:szCs w:val="26"/>
        </w:rPr>
      </w:pPr>
      <w:r w:rsidRPr="00977775">
        <w:rPr>
          <w:szCs w:val="26"/>
        </w:rPr>
        <w:t>Có nguy cơ xảy ra gian lận khi giao bài tập tại nhà</w:t>
      </w:r>
    </w:p>
    <w:p w14:paraId="10B8C143" w14:textId="77777777" w:rsidR="001546B5" w:rsidRPr="00624518" w:rsidRDefault="001546B5">
      <w:pPr>
        <w:pStyle w:val="ListParagraph"/>
        <w:numPr>
          <w:ilvl w:val="1"/>
          <w:numId w:val="1"/>
        </w:numPr>
        <w:spacing w:after="160" w:line="360" w:lineRule="auto"/>
        <w:outlineLvl w:val="1"/>
        <w:rPr>
          <w:b/>
          <w:bCs/>
          <w:sz w:val="28"/>
          <w:szCs w:val="28"/>
        </w:rPr>
      </w:pPr>
      <w:bookmarkStart w:id="781" w:name="_Toc12041884"/>
      <w:bookmarkStart w:id="782" w:name="_Toc42726154"/>
      <w:r w:rsidRPr="00624518">
        <w:rPr>
          <w:b/>
          <w:bCs/>
          <w:sz w:val="28"/>
          <w:szCs w:val="28"/>
        </w:rPr>
        <w:t>Nhiệm vụ đồ án</w:t>
      </w:r>
      <w:bookmarkEnd w:id="781"/>
      <w:bookmarkEnd w:id="782"/>
    </w:p>
    <w:p w14:paraId="40479EEC" w14:textId="7D1722C3" w:rsidR="001546B5" w:rsidRDefault="001546B5">
      <w:pPr>
        <w:spacing w:after="160" w:line="360" w:lineRule="auto"/>
        <w:ind w:firstLine="567"/>
        <w:jc w:val="both"/>
        <w:rPr>
          <w:sz w:val="26"/>
          <w:szCs w:val="26"/>
        </w:rPr>
      </w:pPr>
      <w:r w:rsidRPr="00624518">
        <w:rPr>
          <w:sz w:val="26"/>
          <w:szCs w:val="26"/>
        </w:rPr>
        <w:lastRenderedPageBreak/>
        <w:t>Từ các vấn đề trên,</w:t>
      </w:r>
      <w:r w:rsidR="00693D9E" w:rsidRPr="00624518">
        <w:rPr>
          <w:sz w:val="26"/>
          <w:szCs w:val="26"/>
        </w:rPr>
        <w:t xml:space="preserve"> nhóm</w:t>
      </w:r>
      <w:r w:rsidRPr="00624518">
        <w:rPr>
          <w:sz w:val="26"/>
          <w:szCs w:val="26"/>
        </w:rPr>
        <w:t xml:space="preserve"> </w:t>
      </w:r>
      <w:r w:rsidR="002D40AB">
        <w:rPr>
          <w:sz w:val="26"/>
          <w:szCs w:val="26"/>
        </w:rPr>
        <w:t>tôi</w:t>
      </w:r>
      <w:r w:rsidRPr="00624518">
        <w:rPr>
          <w:sz w:val="26"/>
          <w:szCs w:val="26"/>
        </w:rPr>
        <w:t xml:space="preserve"> </w:t>
      </w:r>
      <w:r w:rsidR="00693D9E" w:rsidRPr="00624518">
        <w:rPr>
          <w:sz w:val="26"/>
          <w:szCs w:val="26"/>
        </w:rPr>
        <w:t>tiến hành nghiên cứu và</w:t>
      </w:r>
      <w:r w:rsidRPr="00624518">
        <w:rPr>
          <w:sz w:val="26"/>
          <w:szCs w:val="26"/>
        </w:rPr>
        <w:t xml:space="preserve"> xây dựng</w:t>
      </w:r>
      <w:r w:rsidR="00693D9E" w:rsidRPr="00624518">
        <w:rPr>
          <w:sz w:val="26"/>
          <w:szCs w:val="26"/>
        </w:rPr>
        <w:t xml:space="preserve"> một</w:t>
      </w:r>
      <w:r w:rsidRPr="00624518">
        <w:rPr>
          <w:sz w:val="26"/>
          <w:szCs w:val="26"/>
        </w:rPr>
        <w:t xml:space="preserve"> hệ thống có yêu cầu kỹ thuật, quản lý chuyên nghiệp hơn, giải quyết các khuyết điểm </w:t>
      </w:r>
      <w:r w:rsidR="00495CA8">
        <w:rPr>
          <w:sz w:val="26"/>
          <w:szCs w:val="26"/>
        </w:rPr>
        <w:t>qua sự tương tác giữa giảng viên và học viên.</w:t>
      </w:r>
    </w:p>
    <w:p w14:paraId="7B9D84CD" w14:textId="6C37603A" w:rsidR="00495CA8" w:rsidRDefault="00495CA8">
      <w:pPr>
        <w:spacing w:after="160" w:line="360" w:lineRule="auto"/>
        <w:ind w:firstLine="567"/>
        <w:jc w:val="both"/>
        <w:rPr>
          <w:sz w:val="26"/>
          <w:szCs w:val="26"/>
        </w:rPr>
      </w:pPr>
      <w:r>
        <w:rPr>
          <w:sz w:val="26"/>
          <w:szCs w:val="26"/>
        </w:rPr>
        <w:t xml:space="preserve">Kiểm soát được các bài tập tự luận, trắc nghiệm, bài học </w:t>
      </w:r>
      <w:commentRangeStart w:id="783"/>
      <w:r w:rsidR="009B3198">
        <w:rPr>
          <w:sz w:val="26"/>
          <w:szCs w:val="26"/>
        </w:rPr>
        <w:t>được giao</w:t>
      </w:r>
      <w:del w:id="784" w:author="Tuan Tran" w:date="2020-06-11T10:09:00Z">
        <w:r w:rsidR="009B3198" w:rsidDel="00A07AA6">
          <w:rPr>
            <w:sz w:val="26"/>
            <w:szCs w:val="26"/>
          </w:rPr>
          <w:delText xml:space="preserve"> </w:delText>
        </w:r>
      </w:del>
      <w:r w:rsidR="00977775">
        <w:rPr>
          <w:sz w:val="26"/>
          <w:szCs w:val="26"/>
        </w:rPr>
        <w:t>.</w:t>
      </w:r>
      <w:commentRangeEnd w:id="783"/>
      <w:r w:rsidR="00017967">
        <w:rPr>
          <w:rStyle w:val="CommentReference"/>
        </w:rPr>
        <w:commentReference w:id="783"/>
      </w:r>
    </w:p>
    <w:p w14:paraId="52299AC8" w14:textId="77777777" w:rsidR="004E4827" w:rsidRPr="00624518" w:rsidRDefault="004E4827">
      <w:pPr>
        <w:spacing w:after="160" w:line="360" w:lineRule="auto"/>
        <w:ind w:firstLine="567"/>
        <w:jc w:val="both"/>
        <w:rPr>
          <w:sz w:val="26"/>
          <w:szCs w:val="26"/>
        </w:rPr>
      </w:pPr>
    </w:p>
    <w:p w14:paraId="70A99005" w14:textId="142DB434" w:rsidR="00693D9E" w:rsidRPr="00624518" w:rsidRDefault="001546B5">
      <w:pPr>
        <w:pStyle w:val="ListParagraph"/>
        <w:numPr>
          <w:ilvl w:val="2"/>
          <w:numId w:val="1"/>
        </w:numPr>
        <w:spacing w:after="160" w:line="360" w:lineRule="auto"/>
        <w:jc w:val="both"/>
        <w:outlineLvl w:val="2"/>
        <w:rPr>
          <w:i/>
          <w:iCs/>
          <w:sz w:val="28"/>
          <w:szCs w:val="28"/>
        </w:rPr>
      </w:pPr>
      <w:bookmarkStart w:id="785" w:name="_Toc12041885"/>
      <w:bookmarkStart w:id="786" w:name="_Toc42726155"/>
      <w:r w:rsidRPr="00624518">
        <w:rPr>
          <w:i/>
          <w:iCs/>
          <w:sz w:val="28"/>
          <w:szCs w:val="28"/>
        </w:rPr>
        <w:t>Đối tượng ứng dụng</w:t>
      </w:r>
      <w:bookmarkEnd w:id="785"/>
      <w:bookmarkEnd w:id="786"/>
    </w:p>
    <w:p w14:paraId="3866E42A" w14:textId="473EFD18" w:rsidR="00693D9E" w:rsidRPr="00624518" w:rsidRDefault="005508F4">
      <w:pPr>
        <w:spacing w:line="360" w:lineRule="auto"/>
        <w:ind w:firstLine="567"/>
        <w:rPr>
          <w:sz w:val="26"/>
          <w:szCs w:val="26"/>
        </w:rPr>
      </w:pPr>
      <w:r>
        <w:rPr>
          <w:sz w:val="26"/>
          <w:szCs w:val="26"/>
        </w:rPr>
        <w:t>Những người dùng</w:t>
      </w:r>
      <w:r w:rsidR="00693D9E" w:rsidRPr="00624518">
        <w:rPr>
          <w:sz w:val="26"/>
          <w:szCs w:val="26"/>
        </w:rPr>
        <w:t xml:space="preserve"> sử dụng hệ thống để </w:t>
      </w:r>
      <w:r>
        <w:rPr>
          <w:sz w:val="26"/>
          <w:szCs w:val="26"/>
        </w:rPr>
        <w:t>tạo lớp học, chương trình học và tham gia lớp học</w:t>
      </w:r>
      <w:r w:rsidR="00693D9E" w:rsidRPr="00624518">
        <w:rPr>
          <w:sz w:val="26"/>
          <w:szCs w:val="26"/>
        </w:rPr>
        <w:t>:</w:t>
      </w:r>
    </w:p>
    <w:p w14:paraId="50808AD3" w14:textId="02936932" w:rsidR="00693D9E" w:rsidRPr="00624518" w:rsidRDefault="0091457E">
      <w:pPr>
        <w:pStyle w:val="ListParagraph"/>
        <w:numPr>
          <w:ilvl w:val="0"/>
          <w:numId w:val="8"/>
        </w:numPr>
        <w:spacing w:line="360" w:lineRule="auto"/>
        <w:rPr>
          <w:szCs w:val="26"/>
        </w:rPr>
      </w:pPr>
      <w:r>
        <w:rPr>
          <w:szCs w:val="26"/>
        </w:rPr>
        <w:t>Người dùng tạo lớp học c</w:t>
      </w:r>
      <w:r w:rsidR="00693D9E" w:rsidRPr="00624518">
        <w:rPr>
          <w:szCs w:val="26"/>
        </w:rPr>
        <w:t xml:space="preserve">ó vai trò vận hành các vấn đề liên quan tới </w:t>
      </w:r>
      <w:r>
        <w:rPr>
          <w:szCs w:val="26"/>
        </w:rPr>
        <w:t>các nội dung trong lớp học</w:t>
      </w:r>
      <w:r w:rsidR="00FA7AA9">
        <w:rPr>
          <w:szCs w:val="26"/>
        </w:rPr>
        <w:t xml:space="preserve"> như giao bài, </w:t>
      </w:r>
      <w:r w:rsidR="00FE2855">
        <w:rPr>
          <w:szCs w:val="26"/>
        </w:rPr>
        <w:t>đăng thông báo, quản lý danh sách học viên tham gia</w:t>
      </w:r>
      <w:r w:rsidR="00977775">
        <w:rPr>
          <w:szCs w:val="26"/>
        </w:rPr>
        <w:t>.</w:t>
      </w:r>
    </w:p>
    <w:p w14:paraId="06E1F3DC" w14:textId="4BECAA83" w:rsidR="00693D9E" w:rsidRPr="00624518" w:rsidRDefault="00FA7AA9">
      <w:pPr>
        <w:pStyle w:val="ListParagraph"/>
        <w:numPr>
          <w:ilvl w:val="0"/>
          <w:numId w:val="8"/>
        </w:numPr>
        <w:spacing w:line="360" w:lineRule="auto"/>
        <w:rPr>
          <w:szCs w:val="26"/>
        </w:rPr>
      </w:pPr>
      <w:r>
        <w:rPr>
          <w:szCs w:val="26"/>
        </w:rPr>
        <w:t>Người dùng tham  gia vào 1 lớp học có th</w:t>
      </w:r>
      <w:r w:rsidR="00FE2855">
        <w:rPr>
          <w:szCs w:val="26"/>
        </w:rPr>
        <w:t>ể xem nội dung bài học, nộp bài, làm bài tập và tham gia thảo luận.</w:t>
      </w:r>
    </w:p>
    <w:p w14:paraId="14C5D60B" w14:textId="3538F680" w:rsidR="001546B5" w:rsidRPr="00624518" w:rsidRDefault="001546B5">
      <w:pPr>
        <w:pStyle w:val="ListParagraph"/>
        <w:numPr>
          <w:ilvl w:val="2"/>
          <w:numId w:val="1"/>
        </w:numPr>
        <w:spacing w:after="160" w:line="360" w:lineRule="auto"/>
        <w:jc w:val="both"/>
        <w:outlineLvl w:val="2"/>
        <w:rPr>
          <w:i/>
          <w:iCs/>
          <w:sz w:val="28"/>
          <w:szCs w:val="28"/>
        </w:rPr>
      </w:pPr>
      <w:bookmarkStart w:id="787" w:name="_Toc12041886"/>
      <w:bookmarkStart w:id="788" w:name="_Toc42726156"/>
      <w:r w:rsidRPr="00624518">
        <w:rPr>
          <w:i/>
          <w:iCs/>
          <w:sz w:val="28"/>
          <w:szCs w:val="28"/>
        </w:rPr>
        <w:t>Phạm vi ứng dụng</w:t>
      </w:r>
      <w:bookmarkEnd w:id="787"/>
      <w:bookmarkEnd w:id="788"/>
    </w:p>
    <w:p w14:paraId="655559E6" w14:textId="6C2644CD" w:rsidR="00693D9E" w:rsidRPr="00624518" w:rsidRDefault="00693D9E">
      <w:pPr>
        <w:spacing w:line="360" w:lineRule="auto"/>
        <w:ind w:firstLine="567"/>
        <w:rPr>
          <w:sz w:val="26"/>
          <w:szCs w:val="26"/>
        </w:rPr>
      </w:pPr>
      <w:commentRangeStart w:id="789"/>
      <w:r w:rsidRPr="00624518">
        <w:rPr>
          <w:sz w:val="26"/>
          <w:szCs w:val="26"/>
        </w:rPr>
        <w:t xml:space="preserve">Hệ thống được ứng dụng nội bộ trong </w:t>
      </w:r>
      <w:r w:rsidR="0091457E">
        <w:rPr>
          <w:sz w:val="26"/>
          <w:szCs w:val="26"/>
        </w:rPr>
        <w:t>lớp học</w:t>
      </w:r>
      <w:r w:rsidRPr="00624518">
        <w:rPr>
          <w:sz w:val="26"/>
          <w:szCs w:val="26"/>
        </w:rPr>
        <w:t>.</w:t>
      </w:r>
      <w:commentRangeEnd w:id="789"/>
      <w:r w:rsidR="00017967">
        <w:rPr>
          <w:rStyle w:val="CommentReference"/>
        </w:rPr>
        <w:commentReference w:id="789"/>
      </w:r>
    </w:p>
    <w:p w14:paraId="704C1777" w14:textId="77777777" w:rsidR="001546B5" w:rsidRPr="00624518" w:rsidRDefault="001546B5">
      <w:pPr>
        <w:pStyle w:val="ListParagraph"/>
        <w:numPr>
          <w:ilvl w:val="1"/>
          <w:numId w:val="2"/>
        </w:numPr>
        <w:spacing w:after="160" w:line="360" w:lineRule="auto"/>
        <w:outlineLvl w:val="1"/>
        <w:rPr>
          <w:b/>
          <w:bCs/>
          <w:sz w:val="28"/>
          <w:szCs w:val="28"/>
        </w:rPr>
      </w:pPr>
      <w:bookmarkStart w:id="790" w:name="_Toc12041887"/>
      <w:bookmarkStart w:id="791" w:name="_Toc42726157"/>
      <w:r w:rsidRPr="00624518">
        <w:rPr>
          <w:b/>
          <w:bCs/>
          <w:sz w:val="28"/>
          <w:szCs w:val="28"/>
        </w:rPr>
        <w:t>Cấu trúc đồ án</w:t>
      </w:r>
      <w:bookmarkEnd w:id="790"/>
      <w:bookmarkEnd w:id="791"/>
    </w:p>
    <w:p w14:paraId="322D1D1A" w14:textId="77777777" w:rsidR="001546B5" w:rsidRPr="00624518" w:rsidRDefault="001546B5">
      <w:pPr>
        <w:spacing w:after="160" w:line="360" w:lineRule="auto"/>
        <w:ind w:firstLine="567"/>
        <w:jc w:val="both"/>
        <w:rPr>
          <w:sz w:val="26"/>
          <w:szCs w:val="26"/>
        </w:rPr>
      </w:pPr>
      <w:r w:rsidRPr="00624518">
        <w:rPr>
          <w:b/>
          <w:bCs/>
          <w:sz w:val="26"/>
          <w:szCs w:val="26"/>
        </w:rPr>
        <w:t>Chương 1. TỔNG QUAN:</w:t>
      </w:r>
      <w:r w:rsidRPr="00624518">
        <w:rPr>
          <w:sz w:val="26"/>
          <w:szCs w:val="26"/>
        </w:rPr>
        <w:t xml:space="preserve"> Giới thiệu ngắn gọn về đề tài, nêu tóm tắt những lý thuyết</w:t>
      </w:r>
    </w:p>
    <w:p w14:paraId="07C24571" w14:textId="77777777" w:rsidR="001546B5" w:rsidRPr="00624518" w:rsidRDefault="001546B5">
      <w:pPr>
        <w:pStyle w:val="ListParagraph"/>
        <w:numPr>
          <w:ilvl w:val="0"/>
          <w:numId w:val="3"/>
        </w:numPr>
        <w:spacing w:after="160" w:line="360" w:lineRule="auto"/>
        <w:jc w:val="both"/>
        <w:rPr>
          <w:szCs w:val="26"/>
        </w:rPr>
      </w:pPr>
      <w:r w:rsidRPr="00624518">
        <w:rPr>
          <w:i/>
          <w:iCs/>
          <w:szCs w:val="26"/>
        </w:rPr>
        <w:t>Nhiệm vụ đồ án</w:t>
      </w:r>
      <w:r w:rsidRPr="00624518">
        <w:rPr>
          <w:szCs w:val="26"/>
        </w:rPr>
        <w:t>: Nêu tính cấp thiết và lý do hình thành đề tài, đối tượng, phạm vi giới hạn.</w:t>
      </w:r>
    </w:p>
    <w:p w14:paraId="5A6AA43D" w14:textId="3CB2C583" w:rsidR="00D95E4F" w:rsidRPr="00624518" w:rsidRDefault="001546B5">
      <w:pPr>
        <w:pStyle w:val="ListParagraph"/>
        <w:numPr>
          <w:ilvl w:val="0"/>
          <w:numId w:val="3"/>
        </w:numPr>
        <w:spacing w:after="160" w:line="360" w:lineRule="auto"/>
        <w:jc w:val="both"/>
        <w:rPr>
          <w:szCs w:val="26"/>
        </w:rPr>
      </w:pPr>
      <w:r w:rsidRPr="00624518">
        <w:rPr>
          <w:i/>
          <w:iCs/>
          <w:szCs w:val="26"/>
        </w:rPr>
        <w:t>Cấu trúc đồ án</w:t>
      </w:r>
      <w:r w:rsidRPr="00624518">
        <w:rPr>
          <w:szCs w:val="26"/>
        </w:rPr>
        <w:t xml:space="preserve">: Trình bày cấu trúc của đồ án gồm các chương và tóm tắt từng chương. </w:t>
      </w:r>
    </w:p>
    <w:p w14:paraId="77007DE9" w14:textId="0E69DDF5" w:rsidR="00D95E4F" w:rsidRPr="00624518" w:rsidRDefault="00D95E4F">
      <w:pPr>
        <w:spacing w:after="160" w:line="360" w:lineRule="auto"/>
        <w:ind w:firstLine="567"/>
        <w:jc w:val="both"/>
        <w:rPr>
          <w:sz w:val="26"/>
          <w:szCs w:val="26"/>
        </w:rPr>
      </w:pPr>
      <w:r w:rsidRPr="00624518">
        <w:rPr>
          <w:b/>
          <w:bCs/>
          <w:sz w:val="26"/>
          <w:szCs w:val="26"/>
        </w:rPr>
        <w:t>Chương 2. ĐẶC TẢ DỰ ÁN</w:t>
      </w:r>
      <w:r w:rsidRPr="00624518">
        <w:rPr>
          <w:sz w:val="26"/>
          <w:szCs w:val="26"/>
        </w:rPr>
        <w:t>: Trình bày các yêu cầu, mô tả chi tiết về tính năng và phi tính năng mà dự án yêu cầu.</w:t>
      </w:r>
    </w:p>
    <w:p w14:paraId="59C07B58" w14:textId="65CBD736" w:rsidR="001546B5" w:rsidRPr="00624518" w:rsidRDefault="001546B5">
      <w:pPr>
        <w:spacing w:after="160" w:line="360" w:lineRule="auto"/>
        <w:ind w:firstLine="567"/>
        <w:jc w:val="both"/>
        <w:rPr>
          <w:sz w:val="26"/>
          <w:szCs w:val="26"/>
        </w:rPr>
      </w:pPr>
      <w:r w:rsidRPr="00624518">
        <w:rPr>
          <w:b/>
          <w:bCs/>
          <w:sz w:val="26"/>
          <w:szCs w:val="26"/>
        </w:rPr>
        <w:lastRenderedPageBreak/>
        <w:t xml:space="preserve">Chương </w:t>
      </w:r>
      <w:r w:rsidR="00D95E4F" w:rsidRPr="00624518">
        <w:rPr>
          <w:b/>
          <w:bCs/>
          <w:sz w:val="26"/>
          <w:szCs w:val="26"/>
        </w:rPr>
        <w:t>3</w:t>
      </w:r>
      <w:r w:rsidRPr="00624518">
        <w:rPr>
          <w:b/>
          <w:bCs/>
          <w:sz w:val="26"/>
          <w:szCs w:val="26"/>
        </w:rPr>
        <w:t>. CƠ SỞ LÝ THUYẾT</w:t>
      </w:r>
      <w:r w:rsidRPr="00624518">
        <w:rPr>
          <w:sz w:val="26"/>
          <w:szCs w:val="26"/>
        </w:rPr>
        <w:t>: Trình bày các khái niệm và phương pháp giải quyết vấn đề của tác giả bao gồm mô tả các công nghệ, hệ thống, các ràng buộc hoặc các giải pháp mới, những mô hình toán, lý giải xây dựng mô hình, ...</w:t>
      </w:r>
    </w:p>
    <w:p w14:paraId="4848C552" w14:textId="1CD93EB2" w:rsidR="001546B5" w:rsidRPr="00624518" w:rsidRDefault="001546B5">
      <w:pPr>
        <w:spacing w:after="160" w:line="360" w:lineRule="auto"/>
        <w:ind w:firstLine="567"/>
        <w:jc w:val="both"/>
        <w:rPr>
          <w:sz w:val="26"/>
          <w:szCs w:val="26"/>
        </w:rPr>
      </w:pPr>
      <w:r w:rsidRPr="00624518">
        <w:rPr>
          <w:b/>
          <w:bCs/>
          <w:sz w:val="26"/>
          <w:szCs w:val="26"/>
        </w:rPr>
        <w:t xml:space="preserve">Chương </w:t>
      </w:r>
      <w:r w:rsidR="00ED7CF9" w:rsidRPr="00624518">
        <w:rPr>
          <w:b/>
          <w:bCs/>
          <w:sz w:val="26"/>
          <w:szCs w:val="26"/>
        </w:rPr>
        <w:t>4</w:t>
      </w:r>
      <w:r w:rsidRPr="00624518">
        <w:rPr>
          <w:b/>
          <w:bCs/>
          <w:sz w:val="26"/>
          <w:szCs w:val="26"/>
        </w:rPr>
        <w:t>. KẾT QUẢ THỰC NGHIỆM</w:t>
      </w:r>
      <w:r w:rsidRPr="00624518">
        <w:rPr>
          <w:sz w:val="26"/>
          <w:szCs w:val="26"/>
        </w:rPr>
        <w:t>: Mô tả công việc thực nghiệm đề tài đã tiến hành, các kết quả nghiên cứu lý thuyết, kết quả thực nghiệm đạt được.</w:t>
      </w:r>
    </w:p>
    <w:p w14:paraId="13299E42" w14:textId="0BB32449" w:rsidR="001546B5" w:rsidRPr="006C5CB5" w:rsidRDefault="001546B5">
      <w:pPr>
        <w:spacing w:after="160" w:line="360" w:lineRule="auto"/>
        <w:ind w:firstLine="567"/>
        <w:jc w:val="both"/>
        <w:rPr>
          <w:sz w:val="26"/>
          <w:szCs w:val="26"/>
        </w:rPr>
      </w:pPr>
      <w:r w:rsidRPr="00624518">
        <w:rPr>
          <w:b/>
          <w:bCs/>
          <w:sz w:val="26"/>
          <w:szCs w:val="26"/>
        </w:rPr>
        <w:t xml:space="preserve">Chương </w:t>
      </w:r>
      <w:r w:rsidR="00ED7CF9" w:rsidRPr="00624518">
        <w:rPr>
          <w:b/>
          <w:bCs/>
          <w:sz w:val="26"/>
          <w:szCs w:val="26"/>
        </w:rPr>
        <w:t>5</w:t>
      </w:r>
      <w:r w:rsidRPr="00624518">
        <w:rPr>
          <w:b/>
          <w:bCs/>
          <w:sz w:val="26"/>
          <w:szCs w:val="26"/>
        </w:rPr>
        <w:t>. KẾT LUẬN VÀ KIẾN NGHỊ</w:t>
      </w:r>
      <w:r w:rsidRPr="00624518">
        <w:rPr>
          <w:sz w:val="26"/>
          <w:szCs w:val="26"/>
        </w:rPr>
        <w:t>: Nêu những kết luận chung, khẳng định những kết quả đạt được, những đóng góp.</w:t>
      </w:r>
    </w:p>
    <w:p w14:paraId="2BB75FC8" w14:textId="3C4E885A" w:rsidR="001546B5" w:rsidRPr="00624518" w:rsidRDefault="001546B5">
      <w:pPr>
        <w:pStyle w:val="Heading1"/>
        <w:pBdr>
          <w:bottom w:val="single" w:sz="12" w:space="1" w:color="auto"/>
        </w:pBdr>
        <w:spacing w:line="360" w:lineRule="auto"/>
        <w:rPr>
          <w:rFonts w:ascii="Times New Roman" w:hAnsi="Times New Roman" w:cs="Times New Roman"/>
          <w:b/>
          <w:bCs/>
          <w:color w:val="000000" w:themeColor="text1"/>
        </w:rPr>
      </w:pPr>
      <w:bookmarkStart w:id="792" w:name="_Toc42726158"/>
      <w:r w:rsidRPr="00624518">
        <w:rPr>
          <w:rFonts w:ascii="Times New Roman" w:hAnsi="Times New Roman" w:cs="Times New Roman"/>
          <w:b/>
          <w:bCs/>
          <w:color w:val="000000" w:themeColor="text1"/>
        </w:rPr>
        <w:t xml:space="preserve">CHƯƠNG 2: </w:t>
      </w:r>
      <w:bookmarkStart w:id="793" w:name="_Toc12041889"/>
      <w:r w:rsidRPr="00624518">
        <w:rPr>
          <w:rFonts w:ascii="Times New Roman" w:hAnsi="Times New Roman" w:cs="Times New Roman"/>
          <w:b/>
          <w:bCs/>
          <w:color w:val="000000" w:themeColor="text1"/>
        </w:rPr>
        <w:t>ĐẶC TẢ DỰ ÁN</w:t>
      </w:r>
      <w:bookmarkEnd w:id="792"/>
    </w:p>
    <w:p w14:paraId="6A9241DC" w14:textId="77777777" w:rsidR="00382F26" w:rsidRPr="00624518" w:rsidRDefault="00382F26">
      <w:pPr>
        <w:pStyle w:val="ListParagraph"/>
        <w:numPr>
          <w:ilvl w:val="0"/>
          <w:numId w:val="2"/>
        </w:numPr>
        <w:spacing w:after="160" w:line="360" w:lineRule="auto"/>
        <w:outlineLvl w:val="1"/>
        <w:rPr>
          <w:b/>
          <w:bCs/>
          <w:vanish/>
          <w:sz w:val="28"/>
          <w:szCs w:val="28"/>
        </w:rPr>
      </w:pPr>
      <w:bookmarkStart w:id="794" w:name="_Toc26359820"/>
      <w:bookmarkStart w:id="795" w:name="_Toc26359928"/>
      <w:bookmarkStart w:id="796" w:name="_Toc26359995"/>
      <w:bookmarkStart w:id="797" w:name="_Toc41927703"/>
      <w:bookmarkStart w:id="798" w:name="_Toc42013942"/>
      <w:bookmarkStart w:id="799" w:name="_Toc42090814"/>
      <w:bookmarkStart w:id="800" w:name="_Toc42175385"/>
      <w:bookmarkStart w:id="801" w:name="_Toc42247617"/>
      <w:bookmarkStart w:id="802" w:name="_Toc42247692"/>
      <w:bookmarkStart w:id="803" w:name="_Toc42467886"/>
      <w:bookmarkStart w:id="804" w:name="_Toc42467949"/>
      <w:bookmarkStart w:id="805" w:name="_Toc42505328"/>
      <w:bookmarkStart w:id="806" w:name="_Toc42505387"/>
      <w:bookmarkStart w:id="807" w:name="_Toc42505446"/>
      <w:bookmarkStart w:id="808" w:name="_Toc42726159"/>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14:paraId="6F89EAC8" w14:textId="77777777" w:rsidR="00382F26" w:rsidRPr="00624518" w:rsidRDefault="00382F26">
      <w:pPr>
        <w:pStyle w:val="ListParagraph"/>
        <w:numPr>
          <w:ilvl w:val="1"/>
          <w:numId w:val="2"/>
        </w:numPr>
        <w:spacing w:after="160" w:line="360" w:lineRule="auto"/>
        <w:outlineLvl w:val="1"/>
        <w:rPr>
          <w:b/>
          <w:bCs/>
          <w:vanish/>
          <w:sz w:val="28"/>
          <w:szCs w:val="28"/>
        </w:rPr>
      </w:pPr>
      <w:bookmarkStart w:id="809" w:name="_Toc26359821"/>
      <w:bookmarkStart w:id="810" w:name="_Toc26359929"/>
      <w:bookmarkStart w:id="811" w:name="_Toc26359996"/>
      <w:bookmarkStart w:id="812" w:name="_Toc41927704"/>
      <w:bookmarkStart w:id="813" w:name="_Toc42013943"/>
      <w:bookmarkStart w:id="814" w:name="_Toc42090815"/>
      <w:bookmarkStart w:id="815" w:name="_Toc42175386"/>
      <w:bookmarkStart w:id="816" w:name="_Toc42247618"/>
      <w:bookmarkStart w:id="817" w:name="_Toc42247693"/>
      <w:bookmarkStart w:id="818" w:name="_Toc42467887"/>
      <w:bookmarkStart w:id="819" w:name="_Toc42467950"/>
      <w:bookmarkStart w:id="820" w:name="_Toc42505329"/>
      <w:bookmarkStart w:id="821" w:name="_Toc42505388"/>
      <w:bookmarkStart w:id="822" w:name="_Toc42505447"/>
      <w:bookmarkStart w:id="823" w:name="_Toc42726160"/>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5715BFDD" w14:textId="7CEFC5D9" w:rsidR="00382F26" w:rsidRPr="00624518" w:rsidRDefault="00382F26">
      <w:pPr>
        <w:pStyle w:val="ListParagraph"/>
        <w:numPr>
          <w:ilvl w:val="1"/>
          <w:numId w:val="9"/>
        </w:numPr>
        <w:spacing w:after="160" w:line="360" w:lineRule="auto"/>
        <w:outlineLvl w:val="1"/>
        <w:rPr>
          <w:b/>
          <w:bCs/>
          <w:sz w:val="28"/>
          <w:szCs w:val="28"/>
        </w:rPr>
      </w:pPr>
      <w:bookmarkStart w:id="824" w:name="_Toc42726161"/>
      <w:r w:rsidRPr="00624518">
        <w:rPr>
          <w:b/>
          <w:bCs/>
          <w:sz w:val="28"/>
          <w:szCs w:val="28"/>
        </w:rPr>
        <w:t>Mô tả yêu cầu chức năng</w:t>
      </w:r>
      <w:bookmarkEnd w:id="824"/>
    </w:p>
    <w:p w14:paraId="0DA02BDE" w14:textId="2115AC8B" w:rsidR="00AB39BB" w:rsidRPr="00AB39BB" w:rsidRDefault="00382F26">
      <w:pPr>
        <w:pStyle w:val="ListParagraph"/>
        <w:numPr>
          <w:ilvl w:val="2"/>
          <w:numId w:val="10"/>
        </w:numPr>
        <w:spacing w:after="160" w:line="360" w:lineRule="auto"/>
        <w:outlineLvl w:val="2"/>
        <w:rPr>
          <w:i/>
          <w:iCs/>
          <w:sz w:val="28"/>
          <w:szCs w:val="28"/>
        </w:rPr>
      </w:pPr>
      <w:bookmarkStart w:id="825" w:name="_Toc42726162"/>
      <w:r w:rsidRPr="00624518">
        <w:rPr>
          <w:i/>
          <w:iCs/>
          <w:sz w:val="28"/>
          <w:szCs w:val="28"/>
        </w:rPr>
        <w:t>Quản lý tài khoản hệ thống</w:t>
      </w:r>
      <w:bookmarkEnd w:id="825"/>
    </w:p>
    <w:p w14:paraId="45FAE7C6" w14:textId="7F0EED34" w:rsidR="00382F26" w:rsidRPr="00624518" w:rsidRDefault="00672C75">
      <w:pPr>
        <w:spacing w:after="160" w:line="360" w:lineRule="auto"/>
        <w:ind w:firstLine="567"/>
        <w:rPr>
          <w:sz w:val="26"/>
          <w:szCs w:val="26"/>
        </w:rPr>
      </w:pPr>
      <w:r w:rsidRPr="00624518">
        <w:rPr>
          <w:sz w:val="26"/>
          <w:szCs w:val="26"/>
        </w:rPr>
        <w:t xml:space="preserve">Để truy cập và sử dụng được các chức năng trong website, người sử dụng phải </w:t>
      </w:r>
      <w:r w:rsidR="00203C24">
        <w:rPr>
          <w:sz w:val="26"/>
          <w:szCs w:val="26"/>
        </w:rPr>
        <w:t>đăng ký</w:t>
      </w:r>
      <w:r w:rsidRPr="00624518">
        <w:rPr>
          <w:sz w:val="26"/>
          <w:szCs w:val="26"/>
        </w:rPr>
        <w:t xml:space="preserve"> tài khoản. Để tạo tài khoản, người </w:t>
      </w:r>
      <w:r w:rsidR="00350D2D">
        <w:rPr>
          <w:sz w:val="26"/>
          <w:szCs w:val="26"/>
        </w:rPr>
        <w:t>dùng</w:t>
      </w:r>
      <w:r w:rsidRPr="00624518">
        <w:rPr>
          <w:sz w:val="26"/>
          <w:szCs w:val="26"/>
        </w:rPr>
        <w:t xml:space="preserve"> cần cung cấp các thông tin sau:</w:t>
      </w:r>
    </w:p>
    <w:p w14:paraId="7D34010A" w14:textId="7176A81A" w:rsidR="00672C75" w:rsidRPr="00624518" w:rsidRDefault="00672C75">
      <w:pPr>
        <w:pStyle w:val="ListParagraph"/>
        <w:numPr>
          <w:ilvl w:val="0"/>
          <w:numId w:val="3"/>
        </w:numPr>
        <w:spacing w:after="160" w:line="360" w:lineRule="auto"/>
        <w:jc w:val="both"/>
        <w:rPr>
          <w:szCs w:val="26"/>
        </w:rPr>
      </w:pPr>
      <w:r w:rsidRPr="00624518">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605559BE" w14:textId="7F8B5112" w:rsidR="00672C75" w:rsidRPr="00624518" w:rsidRDefault="00672C75">
      <w:pPr>
        <w:pStyle w:val="ListParagraph"/>
        <w:numPr>
          <w:ilvl w:val="0"/>
          <w:numId w:val="3"/>
        </w:numPr>
        <w:spacing w:after="160" w:line="360" w:lineRule="auto"/>
        <w:jc w:val="both"/>
        <w:rPr>
          <w:szCs w:val="26"/>
        </w:rPr>
      </w:pPr>
      <w:r w:rsidRPr="00624518">
        <w:rPr>
          <w:szCs w:val="26"/>
        </w:rPr>
        <w:t>Mật khẩu: từ 6 đến 20 ký tự, mật khẩu khi lưu vào cơ sở dữ liệu sẽ được băm bằng thuật toán SHA1.</w:t>
      </w:r>
    </w:p>
    <w:p w14:paraId="1EB219C0" w14:textId="72EC5224" w:rsidR="00672C75" w:rsidRPr="00624518" w:rsidRDefault="00672C75">
      <w:pPr>
        <w:pStyle w:val="ListParagraph"/>
        <w:numPr>
          <w:ilvl w:val="0"/>
          <w:numId w:val="3"/>
        </w:numPr>
        <w:spacing w:after="160" w:line="360" w:lineRule="auto"/>
        <w:jc w:val="both"/>
        <w:rPr>
          <w:szCs w:val="26"/>
        </w:rPr>
      </w:pPr>
      <w:r w:rsidRPr="00624518">
        <w:rPr>
          <w:szCs w:val="26"/>
        </w:rPr>
        <w:t>Tên người dùng: tùy chọn, có thể nhập hoặc không, tối đa 50 ký tự.</w:t>
      </w:r>
    </w:p>
    <w:p w14:paraId="10C2791D" w14:textId="76B38F50" w:rsidR="00672C75" w:rsidRPr="00624518" w:rsidRDefault="00672C75">
      <w:pPr>
        <w:pStyle w:val="ListParagraph"/>
        <w:numPr>
          <w:ilvl w:val="0"/>
          <w:numId w:val="3"/>
        </w:numPr>
        <w:spacing w:after="160" w:line="360" w:lineRule="auto"/>
        <w:jc w:val="both"/>
        <w:rPr>
          <w:szCs w:val="26"/>
        </w:rPr>
      </w:pPr>
      <w:r w:rsidRPr="00624518">
        <w:rPr>
          <w:szCs w:val="26"/>
        </w:rPr>
        <w:t>Email: tùy chọn, có thể nhập hoặc không, tối đa 50 ký tự, chỉ chấp nhận định dạng email.</w:t>
      </w:r>
    </w:p>
    <w:p w14:paraId="618DDF2E" w14:textId="7916AAFC" w:rsidR="00672C75" w:rsidRPr="00624518" w:rsidRDefault="00672C75">
      <w:pPr>
        <w:spacing w:after="160" w:line="360" w:lineRule="auto"/>
        <w:ind w:firstLine="567"/>
        <w:jc w:val="both"/>
        <w:rPr>
          <w:sz w:val="26"/>
          <w:szCs w:val="26"/>
        </w:rPr>
      </w:pPr>
      <w:r w:rsidRPr="00624518">
        <w:rPr>
          <w:sz w:val="26"/>
          <w:szCs w:val="26"/>
        </w:rPr>
        <w:t xml:space="preserve">Ngoài ra hệ thống </w:t>
      </w:r>
      <w:r w:rsidR="00350D2D">
        <w:rPr>
          <w:sz w:val="26"/>
          <w:szCs w:val="26"/>
        </w:rPr>
        <w:t>phân thành 2 vai trò là người dùng và quản trị viên</w:t>
      </w:r>
    </w:p>
    <w:tbl>
      <w:tblPr>
        <w:tblStyle w:val="TableGrid"/>
        <w:tblW w:w="0" w:type="auto"/>
        <w:tblLook w:val="04A0" w:firstRow="1" w:lastRow="0" w:firstColumn="1" w:lastColumn="0" w:noHBand="0" w:noVBand="1"/>
      </w:tblPr>
      <w:tblGrid>
        <w:gridCol w:w="4553"/>
        <w:gridCol w:w="4558"/>
      </w:tblGrid>
      <w:tr w:rsidR="00672C75" w:rsidRPr="00624518" w14:paraId="59723C36" w14:textId="77777777" w:rsidTr="00672C75">
        <w:tc>
          <w:tcPr>
            <w:tcW w:w="4675" w:type="dxa"/>
          </w:tcPr>
          <w:p w14:paraId="61BC0415" w14:textId="63ECC191" w:rsidR="00672C75" w:rsidRPr="00A07AA6" w:rsidRDefault="00672C75">
            <w:pPr>
              <w:spacing w:after="160" w:line="360" w:lineRule="auto"/>
              <w:jc w:val="both"/>
              <w:rPr>
                <w:b/>
                <w:bCs/>
                <w:sz w:val="26"/>
                <w:szCs w:val="26"/>
                <w:rPrChange w:id="826" w:author="Tuan Tran" w:date="2020-06-11T10:10:00Z">
                  <w:rPr>
                    <w:sz w:val="26"/>
                    <w:szCs w:val="26"/>
                  </w:rPr>
                </w:rPrChange>
              </w:rPr>
            </w:pPr>
            <w:commentRangeStart w:id="827"/>
            <w:r w:rsidRPr="00A07AA6">
              <w:rPr>
                <w:b/>
                <w:bCs/>
                <w:sz w:val="26"/>
                <w:szCs w:val="26"/>
                <w:rPrChange w:id="828" w:author="Tuan Tran" w:date="2020-06-11T10:10:00Z">
                  <w:rPr>
                    <w:sz w:val="26"/>
                    <w:szCs w:val="26"/>
                  </w:rPr>
                </w:rPrChange>
              </w:rPr>
              <w:t>Tên vai trò</w:t>
            </w:r>
          </w:p>
        </w:tc>
        <w:tc>
          <w:tcPr>
            <w:tcW w:w="4675" w:type="dxa"/>
          </w:tcPr>
          <w:p w14:paraId="04F58169" w14:textId="6C91557B" w:rsidR="00672C75" w:rsidRPr="00A07AA6" w:rsidRDefault="00672C75">
            <w:pPr>
              <w:spacing w:after="160" w:line="360" w:lineRule="auto"/>
              <w:jc w:val="both"/>
              <w:rPr>
                <w:b/>
                <w:bCs/>
                <w:sz w:val="26"/>
                <w:szCs w:val="26"/>
                <w:rPrChange w:id="829" w:author="Tuan Tran" w:date="2020-06-11T10:10:00Z">
                  <w:rPr>
                    <w:sz w:val="26"/>
                    <w:szCs w:val="26"/>
                  </w:rPr>
                </w:rPrChange>
              </w:rPr>
            </w:pPr>
            <w:r w:rsidRPr="00A07AA6">
              <w:rPr>
                <w:b/>
                <w:bCs/>
                <w:sz w:val="26"/>
                <w:szCs w:val="26"/>
                <w:rPrChange w:id="830" w:author="Tuan Tran" w:date="2020-06-11T10:10:00Z">
                  <w:rPr>
                    <w:sz w:val="26"/>
                    <w:szCs w:val="26"/>
                  </w:rPr>
                </w:rPrChange>
              </w:rPr>
              <w:t>Mô tả quyền hạn</w:t>
            </w:r>
            <w:commentRangeEnd w:id="827"/>
            <w:r w:rsidR="00017967" w:rsidRPr="00A07AA6">
              <w:rPr>
                <w:rStyle w:val="CommentReference"/>
                <w:b/>
                <w:bCs/>
                <w:rPrChange w:id="831" w:author="Tuan Tran" w:date="2020-06-11T10:10:00Z">
                  <w:rPr>
                    <w:rStyle w:val="CommentReference"/>
                  </w:rPr>
                </w:rPrChange>
              </w:rPr>
              <w:commentReference w:id="827"/>
            </w:r>
          </w:p>
        </w:tc>
      </w:tr>
      <w:tr w:rsidR="00672C75" w:rsidRPr="00624518" w14:paraId="2A09564D" w14:textId="77777777" w:rsidTr="00672C75">
        <w:tc>
          <w:tcPr>
            <w:tcW w:w="4675" w:type="dxa"/>
          </w:tcPr>
          <w:p w14:paraId="0E7CBDC2" w14:textId="01B14627" w:rsidR="00672C75" w:rsidRPr="00624518" w:rsidRDefault="00350D2D">
            <w:pPr>
              <w:spacing w:after="160" w:line="360" w:lineRule="auto"/>
              <w:jc w:val="both"/>
              <w:rPr>
                <w:sz w:val="26"/>
                <w:szCs w:val="26"/>
              </w:rPr>
            </w:pPr>
            <w:r>
              <w:rPr>
                <w:sz w:val="26"/>
                <w:szCs w:val="26"/>
              </w:rPr>
              <w:t>Quản trị</w:t>
            </w:r>
            <w:r w:rsidR="00672C75" w:rsidRPr="00624518">
              <w:rPr>
                <w:sz w:val="26"/>
                <w:szCs w:val="26"/>
              </w:rPr>
              <w:t xml:space="preserve"> viên</w:t>
            </w:r>
          </w:p>
        </w:tc>
        <w:tc>
          <w:tcPr>
            <w:tcW w:w="4675" w:type="dxa"/>
          </w:tcPr>
          <w:p w14:paraId="06358327" w14:textId="49929A81" w:rsidR="00672C75" w:rsidRDefault="00672C75">
            <w:pPr>
              <w:spacing w:after="160" w:line="360" w:lineRule="auto"/>
              <w:jc w:val="both"/>
              <w:rPr>
                <w:sz w:val="26"/>
                <w:szCs w:val="26"/>
              </w:rPr>
            </w:pPr>
            <w:r w:rsidRPr="00624518">
              <w:rPr>
                <w:sz w:val="26"/>
                <w:szCs w:val="26"/>
              </w:rPr>
              <w:t>Toàn quyền hệ thống</w:t>
            </w:r>
          </w:p>
          <w:p w14:paraId="628882A8" w14:textId="40490AC7" w:rsidR="00811031" w:rsidRPr="00624518" w:rsidRDefault="00563388">
            <w:pPr>
              <w:spacing w:after="160" w:line="360" w:lineRule="auto"/>
              <w:jc w:val="both"/>
              <w:rPr>
                <w:sz w:val="26"/>
                <w:szCs w:val="26"/>
              </w:rPr>
            </w:pPr>
            <w:r>
              <w:rPr>
                <w:sz w:val="26"/>
                <w:szCs w:val="26"/>
              </w:rPr>
              <w:lastRenderedPageBreak/>
              <w:t>Được cấp sẵn</w:t>
            </w:r>
            <w:r w:rsidR="00180FB5">
              <w:rPr>
                <w:sz w:val="26"/>
                <w:szCs w:val="26"/>
              </w:rPr>
              <w:t xml:space="preserve"> và chỉ</w:t>
            </w:r>
            <w:r w:rsidR="00811031">
              <w:rPr>
                <w:sz w:val="26"/>
                <w:szCs w:val="26"/>
              </w:rPr>
              <w:t xml:space="preserve"> được </w:t>
            </w:r>
            <w:r>
              <w:rPr>
                <w:sz w:val="26"/>
                <w:szCs w:val="26"/>
              </w:rPr>
              <w:t>tạo bởi quản trị viên khác</w:t>
            </w:r>
          </w:p>
        </w:tc>
      </w:tr>
      <w:tr w:rsidR="00672C75" w:rsidRPr="00624518" w14:paraId="7E1851F1" w14:textId="77777777" w:rsidTr="00672C75">
        <w:tc>
          <w:tcPr>
            <w:tcW w:w="4675" w:type="dxa"/>
          </w:tcPr>
          <w:p w14:paraId="434097B2" w14:textId="16548E46" w:rsidR="00672C75" w:rsidRPr="00624518" w:rsidRDefault="00350D2D">
            <w:pPr>
              <w:spacing w:after="160" w:line="360" w:lineRule="auto"/>
              <w:jc w:val="both"/>
              <w:rPr>
                <w:sz w:val="26"/>
                <w:szCs w:val="26"/>
              </w:rPr>
            </w:pPr>
            <w:r>
              <w:rPr>
                <w:sz w:val="26"/>
                <w:szCs w:val="26"/>
              </w:rPr>
              <w:lastRenderedPageBreak/>
              <w:t xml:space="preserve"> Nguời dùng </w:t>
            </w:r>
          </w:p>
        </w:tc>
        <w:tc>
          <w:tcPr>
            <w:tcW w:w="4675" w:type="dxa"/>
          </w:tcPr>
          <w:p w14:paraId="3D90BABF" w14:textId="77777777" w:rsidR="00672C75" w:rsidRDefault="00DD5CFF">
            <w:pPr>
              <w:spacing w:after="160" w:line="360" w:lineRule="auto"/>
              <w:jc w:val="both"/>
              <w:rPr>
                <w:sz w:val="26"/>
                <w:szCs w:val="26"/>
              </w:rPr>
            </w:pPr>
            <w:r>
              <w:rPr>
                <w:sz w:val="26"/>
                <w:szCs w:val="26"/>
              </w:rPr>
              <w:t>Tạo lớp học</w:t>
            </w:r>
          </w:p>
          <w:p w14:paraId="1C74908A" w14:textId="77777777" w:rsidR="00DD5CFF" w:rsidRDefault="00DD5CFF">
            <w:pPr>
              <w:spacing w:after="160" w:line="360" w:lineRule="auto"/>
              <w:jc w:val="both"/>
              <w:rPr>
                <w:sz w:val="26"/>
                <w:szCs w:val="26"/>
              </w:rPr>
            </w:pPr>
            <w:r>
              <w:rPr>
                <w:sz w:val="26"/>
                <w:szCs w:val="26"/>
              </w:rPr>
              <w:t xml:space="preserve">Tham gia lớp học </w:t>
            </w:r>
          </w:p>
          <w:p w14:paraId="20086BB2" w14:textId="7C811499" w:rsidR="00DD5CFF" w:rsidRPr="00624518" w:rsidRDefault="00DD5CFF">
            <w:pPr>
              <w:spacing w:after="160" w:line="360" w:lineRule="auto"/>
              <w:jc w:val="both"/>
              <w:rPr>
                <w:sz w:val="26"/>
                <w:szCs w:val="26"/>
              </w:rPr>
            </w:pPr>
            <w:r>
              <w:rPr>
                <w:sz w:val="26"/>
                <w:szCs w:val="26"/>
              </w:rPr>
              <w:t xml:space="preserve">Quản lý chương trình học của </w:t>
            </w:r>
            <w:r w:rsidRPr="00563388">
              <w:rPr>
                <w:sz w:val="26"/>
                <w:szCs w:val="26"/>
              </w:rPr>
              <w:t>bản</w:t>
            </w:r>
            <w:r>
              <w:rPr>
                <w:sz w:val="26"/>
                <w:szCs w:val="26"/>
              </w:rPr>
              <w:t xml:space="preserve"> thân</w:t>
            </w:r>
          </w:p>
        </w:tc>
      </w:tr>
    </w:tbl>
    <w:p w14:paraId="331CDE4B" w14:textId="5EEE6412" w:rsidR="00B80EAA" w:rsidRDefault="00672C75">
      <w:pPr>
        <w:spacing w:after="160" w:line="360" w:lineRule="auto"/>
        <w:ind w:firstLine="567"/>
        <w:jc w:val="both"/>
        <w:rPr>
          <w:sz w:val="26"/>
          <w:szCs w:val="26"/>
        </w:rPr>
      </w:pPr>
      <w:r w:rsidRPr="00624518">
        <w:rPr>
          <w:sz w:val="26"/>
          <w:szCs w:val="26"/>
        </w:rPr>
        <w:t xml:space="preserve">Người quản trị có quyền xem, xóa, sửa bất cứ thông tin nào của người dùng </w:t>
      </w:r>
    </w:p>
    <w:p w14:paraId="5FE65DFE" w14:textId="77777777" w:rsidR="00AB39BB" w:rsidRPr="00B80EAA" w:rsidRDefault="00AB39BB">
      <w:pPr>
        <w:spacing w:after="160" w:line="360" w:lineRule="auto"/>
        <w:jc w:val="both"/>
        <w:rPr>
          <w:sz w:val="26"/>
          <w:szCs w:val="26"/>
        </w:rPr>
      </w:pPr>
    </w:p>
    <w:p w14:paraId="646E9909" w14:textId="2489C69F" w:rsidR="00382F26" w:rsidRDefault="00AB39BB">
      <w:pPr>
        <w:pStyle w:val="ListParagraph"/>
        <w:numPr>
          <w:ilvl w:val="2"/>
          <w:numId w:val="10"/>
        </w:numPr>
        <w:spacing w:after="160" w:line="360" w:lineRule="auto"/>
        <w:outlineLvl w:val="2"/>
        <w:rPr>
          <w:i/>
          <w:iCs/>
          <w:sz w:val="28"/>
          <w:szCs w:val="28"/>
        </w:rPr>
      </w:pPr>
      <w:bookmarkStart w:id="832" w:name="_Toc42726163"/>
      <w:r>
        <w:rPr>
          <w:i/>
          <w:iCs/>
          <w:sz w:val="28"/>
          <w:szCs w:val="28"/>
        </w:rPr>
        <w:t>Thông tin thêm của tài khoản</w:t>
      </w:r>
      <w:bookmarkEnd w:id="832"/>
    </w:p>
    <w:p w14:paraId="54957589" w14:textId="488F5D72" w:rsidR="009F6F35" w:rsidRDefault="009F6F35">
      <w:pPr>
        <w:spacing w:line="360" w:lineRule="auto"/>
        <w:ind w:firstLine="720"/>
        <w:rPr>
          <w:sz w:val="26"/>
          <w:szCs w:val="26"/>
        </w:rPr>
        <w:pPrChange w:id="833" w:author="Tuan Tran" w:date="2020-06-11T10:10:00Z">
          <w:pPr>
            <w:ind w:firstLine="720"/>
          </w:pPr>
        </w:pPrChange>
      </w:pPr>
      <w:commentRangeStart w:id="834"/>
      <w:r w:rsidRPr="009F6F35">
        <w:rPr>
          <w:sz w:val="26"/>
          <w:szCs w:val="26"/>
        </w:rPr>
        <w:t>Mỗi tài khoản có các thông tin riêng bao gồm mã số sinh viên, mã lớp của học viên để thuận tiện cho việc quản lý trong lớp học</w:t>
      </w:r>
      <w:r>
        <w:rPr>
          <w:sz w:val="26"/>
          <w:szCs w:val="26"/>
        </w:rPr>
        <w:t>.</w:t>
      </w:r>
      <w:commentRangeEnd w:id="834"/>
      <w:r w:rsidR="00017967">
        <w:rPr>
          <w:rStyle w:val="CommentReference"/>
        </w:rPr>
        <w:commentReference w:id="834"/>
      </w:r>
    </w:p>
    <w:p w14:paraId="3F00C511" w14:textId="77777777" w:rsidR="009F6F35" w:rsidRPr="009F6F35" w:rsidRDefault="009F6F35">
      <w:pPr>
        <w:spacing w:line="360" w:lineRule="auto"/>
        <w:ind w:firstLine="720"/>
        <w:rPr>
          <w:sz w:val="26"/>
          <w:szCs w:val="26"/>
        </w:rPr>
        <w:pPrChange w:id="835" w:author="Tuan Tran" w:date="2020-06-11T10:10:00Z">
          <w:pPr>
            <w:ind w:firstLine="720"/>
          </w:pPr>
        </w:pPrChange>
      </w:pPr>
    </w:p>
    <w:p w14:paraId="51A279DB" w14:textId="7AB11321" w:rsidR="00AB39BB" w:rsidRPr="00624518" w:rsidRDefault="00AB39BB">
      <w:pPr>
        <w:pStyle w:val="ListParagraph"/>
        <w:numPr>
          <w:ilvl w:val="2"/>
          <w:numId w:val="10"/>
        </w:numPr>
        <w:spacing w:after="160" w:line="360" w:lineRule="auto"/>
        <w:outlineLvl w:val="2"/>
        <w:rPr>
          <w:i/>
          <w:iCs/>
          <w:sz w:val="28"/>
          <w:szCs w:val="28"/>
        </w:rPr>
      </w:pPr>
      <w:bookmarkStart w:id="836" w:name="_Toc42726164"/>
      <w:r w:rsidRPr="00624518">
        <w:rPr>
          <w:i/>
          <w:iCs/>
          <w:sz w:val="28"/>
          <w:szCs w:val="28"/>
        </w:rPr>
        <w:t xml:space="preserve">Quản lý thông </w:t>
      </w:r>
      <w:r>
        <w:rPr>
          <w:i/>
          <w:iCs/>
          <w:sz w:val="28"/>
          <w:szCs w:val="28"/>
        </w:rPr>
        <w:t>môn học và khoa</w:t>
      </w:r>
      <w:bookmarkEnd w:id="836"/>
    </w:p>
    <w:p w14:paraId="24C1AAD7" w14:textId="0ACC313F" w:rsidR="00BF221D" w:rsidRDefault="005A3816">
      <w:pPr>
        <w:pStyle w:val="ListParagraph"/>
        <w:numPr>
          <w:ilvl w:val="0"/>
          <w:numId w:val="29"/>
        </w:numPr>
        <w:spacing w:line="360" w:lineRule="auto"/>
        <w:pPrChange w:id="837" w:author="Tuan Tran" w:date="2020-06-11T10:10:00Z">
          <w:pPr>
            <w:pStyle w:val="ListParagraph"/>
            <w:numPr>
              <w:numId w:val="29"/>
            </w:numPr>
            <w:ind w:left="1440" w:hanging="360"/>
          </w:pPr>
        </w:pPrChange>
      </w:pPr>
      <w:r w:rsidRPr="00B80EAA">
        <w:t>Môn học là đơn vị tổ chức của khoa, mỗi môn học chỉ thuộc duy nhất 1 khoa</w:t>
      </w:r>
      <w:r w:rsidR="00817872">
        <w:t>.</w:t>
      </w:r>
    </w:p>
    <w:p w14:paraId="5FD34229" w14:textId="568A078A" w:rsidR="005A3816" w:rsidRDefault="00BF221D">
      <w:pPr>
        <w:pStyle w:val="ListParagraph"/>
        <w:numPr>
          <w:ilvl w:val="0"/>
          <w:numId w:val="29"/>
        </w:numPr>
        <w:spacing w:line="360" w:lineRule="auto"/>
        <w:pPrChange w:id="838" w:author="Tuan Tran" w:date="2020-06-11T10:10:00Z">
          <w:pPr>
            <w:pStyle w:val="ListParagraph"/>
            <w:numPr>
              <w:numId w:val="29"/>
            </w:numPr>
            <w:ind w:left="1440" w:hanging="360"/>
          </w:pPr>
        </w:pPrChange>
      </w:pPr>
      <w:r>
        <w:t>M</w:t>
      </w:r>
      <w:r w:rsidR="005A3816" w:rsidRPr="00B80EAA">
        <w:t>ôn học</w:t>
      </w:r>
      <w:r w:rsidR="000E449C" w:rsidRPr="00B80EAA">
        <w:t>, khoa</w:t>
      </w:r>
      <w:r w:rsidR="005A3816" w:rsidRPr="00B80EAA">
        <w:t xml:space="preserve"> có thể được tạo ra và quản lý bởi quản trị viên</w:t>
      </w:r>
      <w:r w:rsidR="00817872">
        <w:t>.</w:t>
      </w:r>
    </w:p>
    <w:p w14:paraId="15A01326" w14:textId="77777777" w:rsidR="00B80EAA" w:rsidRPr="00B80EAA" w:rsidRDefault="00B80EAA">
      <w:pPr>
        <w:pStyle w:val="ListParagraph"/>
        <w:spacing w:line="360" w:lineRule="auto"/>
        <w:pPrChange w:id="839" w:author="Tuan Tran" w:date="2020-06-11T10:10:00Z">
          <w:pPr>
            <w:pStyle w:val="ListParagraph"/>
          </w:pPr>
        </w:pPrChange>
      </w:pPr>
    </w:p>
    <w:p w14:paraId="01F1D141" w14:textId="239C860A" w:rsidR="00382F26" w:rsidRPr="00624518" w:rsidRDefault="00FA5109">
      <w:pPr>
        <w:pStyle w:val="ListParagraph"/>
        <w:numPr>
          <w:ilvl w:val="2"/>
          <w:numId w:val="10"/>
        </w:numPr>
        <w:spacing w:after="160" w:line="360" w:lineRule="auto"/>
        <w:outlineLvl w:val="2"/>
        <w:rPr>
          <w:i/>
          <w:iCs/>
          <w:sz w:val="28"/>
          <w:szCs w:val="28"/>
        </w:rPr>
      </w:pPr>
      <w:bookmarkStart w:id="840" w:name="_Toc42726165"/>
      <w:r w:rsidRPr="00624518">
        <w:rPr>
          <w:i/>
          <w:iCs/>
          <w:sz w:val="28"/>
          <w:szCs w:val="28"/>
        </w:rPr>
        <w:t xml:space="preserve">Quản lý </w:t>
      </w:r>
      <w:r w:rsidR="000E449C">
        <w:rPr>
          <w:i/>
          <w:iCs/>
          <w:sz w:val="28"/>
          <w:szCs w:val="28"/>
        </w:rPr>
        <w:t>lớp học</w:t>
      </w:r>
      <w:bookmarkEnd w:id="840"/>
    </w:p>
    <w:p w14:paraId="0153A7BE" w14:textId="3D3759C6" w:rsidR="002D410E" w:rsidRPr="00624518" w:rsidRDefault="004E11B7">
      <w:pPr>
        <w:spacing w:after="160" w:line="360" w:lineRule="auto"/>
        <w:ind w:firstLine="567"/>
        <w:jc w:val="both"/>
        <w:rPr>
          <w:szCs w:val="26"/>
        </w:rPr>
      </w:pPr>
      <w:r>
        <w:rPr>
          <w:sz w:val="26"/>
          <w:szCs w:val="26"/>
        </w:rPr>
        <w:t>Lớp học</w:t>
      </w:r>
      <w:r w:rsidR="00D8232D" w:rsidRPr="00624518">
        <w:rPr>
          <w:sz w:val="26"/>
          <w:szCs w:val="26"/>
        </w:rPr>
        <w:t xml:space="preserve"> là các </w:t>
      </w:r>
      <w:r w:rsidR="002D410E" w:rsidRPr="00624518">
        <w:rPr>
          <w:sz w:val="26"/>
          <w:szCs w:val="26"/>
        </w:rPr>
        <w:t xml:space="preserve">đơn vị được </w:t>
      </w:r>
      <w:r w:rsidR="00C738FB">
        <w:rPr>
          <w:sz w:val="26"/>
          <w:szCs w:val="26"/>
        </w:rPr>
        <w:t>tạo ra nhầm quản lý các chương trình học, và danh sách học viên riêng của từng lớp</w:t>
      </w:r>
      <w:r w:rsidR="00B96CF1">
        <w:rPr>
          <w:sz w:val="26"/>
          <w:szCs w:val="26"/>
        </w:rPr>
        <w:t>. Mỗi lớp thuộc một môn học</w:t>
      </w:r>
      <w:r w:rsidR="0093038B">
        <w:rPr>
          <w:sz w:val="26"/>
          <w:szCs w:val="26"/>
        </w:rPr>
        <w:t>.</w:t>
      </w:r>
      <w:r w:rsidR="00DB7C9F">
        <w:rPr>
          <w:sz w:val="26"/>
          <w:szCs w:val="26"/>
        </w:rPr>
        <w:t xml:space="preserve"> Mỗi lớp học có danh sách học viên tham gia và phần thông báo riêng</w:t>
      </w:r>
      <w:r w:rsidR="00680D9C">
        <w:rPr>
          <w:sz w:val="26"/>
          <w:szCs w:val="26"/>
        </w:rPr>
        <w:t xml:space="preserve">. </w:t>
      </w:r>
    </w:p>
    <w:p w14:paraId="76D77BB8" w14:textId="45541384" w:rsidR="002D410E" w:rsidRPr="00624518" w:rsidRDefault="00C738FB">
      <w:pPr>
        <w:spacing w:after="160" w:line="360" w:lineRule="auto"/>
        <w:ind w:firstLine="567"/>
        <w:rPr>
          <w:sz w:val="26"/>
          <w:szCs w:val="26"/>
        </w:rPr>
      </w:pPr>
      <w:r>
        <w:rPr>
          <w:sz w:val="26"/>
          <w:szCs w:val="26"/>
        </w:rPr>
        <w:t>Người d</w:t>
      </w:r>
      <w:r w:rsidR="00AB1C9D">
        <w:rPr>
          <w:sz w:val="26"/>
          <w:szCs w:val="26"/>
        </w:rPr>
        <w:t>ùng</w:t>
      </w:r>
      <w:r w:rsidR="002D410E" w:rsidRPr="00624518">
        <w:rPr>
          <w:sz w:val="26"/>
          <w:szCs w:val="26"/>
        </w:rPr>
        <w:t xml:space="preserve"> tạo ra </w:t>
      </w:r>
      <w:r w:rsidR="00BF2269">
        <w:rPr>
          <w:sz w:val="26"/>
          <w:szCs w:val="26"/>
        </w:rPr>
        <w:t>lớp học</w:t>
      </w:r>
      <w:r w:rsidR="002D410E" w:rsidRPr="00624518">
        <w:rPr>
          <w:sz w:val="26"/>
          <w:szCs w:val="26"/>
        </w:rPr>
        <w:t xml:space="preserve"> bao gồm các thông tin bắt buộc như:</w:t>
      </w:r>
    </w:p>
    <w:p w14:paraId="3B42C36E" w14:textId="50D03250" w:rsidR="002D410E" w:rsidRPr="00624518" w:rsidRDefault="002D410E">
      <w:pPr>
        <w:pStyle w:val="ListParagraph"/>
        <w:numPr>
          <w:ilvl w:val="0"/>
          <w:numId w:val="3"/>
        </w:numPr>
        <w:spacing w:after="160" w:line="360" w:lineRule="auto"/>
        <w:jc w:val="both"/>
        <w:rPr>
          <w:szCs w:val="26"/>
        </w:rPr>
      </w:pPr>
      <w:r w:rsidRPr="00624518">
        <w:rPr>
          <w:szCs w:val="26"/>
        </w:rPr>
        <w:t xml:space="preserve">Mã </w:t>
      </w:r>
      <w:r w:rsidR="00E17527">
        <w:rPr>
          <w:szCs w:val="26"/>
        </w:rPr>
        <w:t>lớp</w:t>
      </w:r>
      <w:r w:rsidRPr="00624518">
        <w:rPr>
          <w:szCs w:val="26"/>
        </w:rPr>
        <w:t>: là</w:t>
      </w:r>
      <w:r w:rsidR="00CA3076">
        <w:rPr>
          <w:szCs w:val="26"/>
        </w:rPr>
        <w:t xml:space="preserve"> chuỗi 10 ký tự bằng</w:t>
      </w:r>
      <w:r w:rsidRPr="00624518">
        <w:rPr>
          <w:szCs w:val="26"/>
        </w:rPr>
        <w:t xml:space="preserve"> các chữ cái từ </w:t>
      </w:r>
      <w:r w:rsidR="00E17527">
        <w:rPr>
          <w:szCs w:val="26"/>
        </w:rPr>
        <w:t>a-z</w:t>
      </w:r>
      <w:r w:rsidRPr="00624518">
        <w:rPr>
          <w:szCs w:val="26"/>
        </w:rPr>
        <w:t xml:space="preserve"> </w:t>
      </w:r>
      <w:r w:rsidR="00E17527">
        <w:rPr>
          <w:szCs w:val="26"/>
        </w:rPr>
        <w:t>viết</w:t>
      </w:r>
      <w:r w:rsidRPr="00624518">
        <w:rPr>
          <w:szCs w:val="26"/>
        </w:rPr>
        <w:t xml:space="preserve"> thường</w:t>
      </w:r>
      <w:r w:rsidR="00E17527">
        <w:rPr>
          <w:szCs w:val="26"/>
        </w:rPr>
        <w:t xml:space="preserve"> và số</w:t>
      </w:r>
      <w:r w:rsidR="00CA3076">
        <w:rPr>
          <w:szCs w:val="26"/>
        </w:rPr>
        <w:t xml:space="preserve"> </w:t>
      </w:r>
      <w:r w:rsidR="00E17527">
        <w:rPr>
          <w:szCs w:val="26"/>
        </w:rPr>
        <w:t>được tạo ngẫu nhiê</w:t>
      </w:r>
      <w:r w:rsidR="00FB121F">
        <w:rPr>
          <w:szCs w:val="26"/>
        </w:rPr>
        <w:t>n</w:t>
      </w:r>
      <w:r w:rsidRPr="00624518">
        <w:rPr>
          <w:szCs w:val="26"/>
        </w:rPr>
        <w:t xml:space="preserve">, viết liền và không được bỏ dấu. Mã này không được trùng với các </w:t>
      </w:r>
      <w:r w:rsidR="00E91187">
        <w:rPr>
          <w:szCs w:val="26"/>
        </w:rPr>
        <w:t>lớp</w:t>
      </w:r>
      <w:r w:rsidRPr="00624518">
        <w:rPr>
          <w:szCs w:val="26"/>
        </w:rPr>
        <w:t xml:space="preserve"> khác đang tồn tại trong hệ thống.</w:t>
      </w:r>
    </w:p>
    <w:p w14:paraId="3AEBC495" w14:textId="1789A10E" w:rsidR="002D410E" w:rsidRDefault="002C5652">
      <w:pPr>
        <w:pStyle w:val="ListParagraph"/>
        <w:numPr>
          <w:ilvl w:val="0"/>
          <w:numId w:val="3"/>
        </w:numPr>
        <w:spacing w:after="160" w:line="360" w:lineRule="auto"/>
        <w:rPr>
          <w:szCs w:val="26"/>
        </w:rPr>
      </w:pPr>
      <w:r>
        <w:rPr>
          <w:szCs w:val="26"/>
        </w:rPr>
        <w:t>Tên l</w:t>
      </w:r>
      <w:r w:rsidR="004F0012">
        <w:rPr>
          <w:szCs w:val="26"/>
        </w:rPr>
        <w:t>ớp</w:t>
      </w:r>
      <w:r w:rsidR="002D410E" w:rsidRPr="00624518">
        <w:rPr>
          <w:szCs w:val="26"/>
        </w:rPr>
        <w:t xml:space="preserve">: giới hạn tối đa </w:t>
      </w:r>
      <w:r w:rsidR="009D7066">
        <w:rPr>
          <w:szCs w:val="26"/>
        </w:rPr>
        <w:t>50</w:t>
      </w:r>
      <w:r w:rsidR="002D410E" w:rsidRPr="00624518">
        <w:rPr>
          <w:szCs w:val="26"/>
        </w:rPr>
        <w:t xml:space="preserve"> ký tự, bắt buộc nhập.</w:t>
      </w:r>
    </w:p>
    <w:p w14:paraId="15F45B19" w14:textId="79E56F75" w:rsidR="003C1CCE" w:rsidRDefault="003C1CCE">
      <w:pPr>
        <w:pStyle w:val="ListParagraph"/>
        <w:numPr>
          <w:ilvl w:val="0"/>
          <w:numId w:val="3"/>
        </w:numPr>
        <w:spacing w:after="160" w:line="360" w:lineRule="auto"/>
        <w:rPr>
          <w:szCs w:val="26"/>
        </w:rPr>
      </w:pPr>
      <w:r>
        <w:rPr>
          <w:szCs w:val="26"/>
        </w:rPr>
        <w:lastRenderedPageBreak/>
        <w:t>Chương trình học: Được chọn từ danh sách các chương trình học mà bản thân người dùng tạo ra</w:t>
      </w:r>
      <w:r w:rsidR="006E4695">
        <w:rPr>
          <w:szCs w:val="26"/>
        </w:rPr>
        <w:t>.</w:t>
      </w:r>
    </w:p>
    <w:p w14:paraId="6190D33D" w14:textId="71F1D1E3" w:rsidR="00347DC1" w:rsidRPr="00624518" w:rsidRDefault="00347DC1">
      <w:pPr>
        <w:pStyle w:val="ListParagraph"/>
        <w:numPr>
          <w:ilvl w:val="0"/>
          <w:numId w:val="3"/>
        </w:numPr>
        <w:spacing w:after="160" w:line="360" w:lineRule="auto"/>
        <w:rPr>
          <w:szCs w:val="26"/>
        </w:rPr>
      </w:pPr>
      <w:r>
        <w:rPr>
          <w:szCs w:val="26"/>
        </w:rPr>
        <w:t>Tình trạng : Hiển thị lớp học có đang được mở hay không</w:t>
      </w:r>
      <w:r w:rsidR="006E4695">
        <w:rPr>
          <w:szCs w:val="26"/>
        </w:rPr>
        <w:t>.</w:t>
      </w:r>
    </w:p>
    <w:p w14:paraId="5DB3A9B2" w14:textId="77777777" w:rsidR="00347DC1" w:rsidRDefault="002D410E">
      <w:pPr>
        <w:spacing w:after="160" w:line="360" w:lineRule="auto"/>
        <w:ind w:firstLine="567"/>
        <w:jc w:val="both"/>
        <w:rPr>
          <w:sz w:val="26"/>
          <w:szCs w:val="26"/>
        </w:rPr>
      </w:pPr>
      <w:r w:rsidRPr="00624518">
        <w:rPr>
          <w:sz w:val="26"/>
          <w:szCs w:val="26"/>
        </w:rPr>
        <w:t xml:space="preserve">Sau khi tạo xong, </w:t>
      </w:r>
      <w:r w:rsidR="003C1CCE">
        <w:rPr>
          <w:sz w:val="26"/>
          <w:szCs w:val="26"/>
        </w:rPr>
        <w:t>người tạo</w:t>
      </w:r>
      <w:r w:rsidRPr="00624518">
        <w:rPr>
          <w:sz w:val="26"/>
          <w:szCs w:val="26"/>
        </w:rPr>
        <w:t xml:space="preserve"> có thể quản lý </w:t>
      </w:r>
      <w:r w:rsidR="003C1CCE">
        <w:rPr>
          <w:sz w:val="26"/>
          <w:szCs w:val="26"/>
        </w:rPr>
        <w:t xml:space="preserve">các lớp mình tạo ra và </w:t>
      </w:r>
      <w:r w:rsidRPr="00624518">
        <w:rPr>
          <w:sz w:val="26"/>
          <w:szCs w:val="26"/>
        </w:rPr>
        <w:t>thao tác các chức năng như</w:t>
      </w:r>
      <w:r w:rsidR="00347DC1">
        <w:rPr>
          <w:sz w:val="26"/>
          <w:szCs w:val="26"/>
        </w:rPr>
        <w:t>:</w:t>
      </w:r>
      <w:r w:rsidRPr="00624518">
        <w:rPr>
          <w:sz w:val="26"/>
          <w:szCs w:val="26"/>
        </w:rPr>
        <w:t xml:space="preserve"> </w:t>
      </w:r>
    </w:p>
    <w:p w14:paraId="3715088C" w14:textId="1C878F7B" w:rsidR="002D410E" w:rsidRDefault="00347DC1">
      <w:pPr>
        <w:pStyle w:val="ListParagraph"/>
        <w:numPr>
          <w:ilvl w:val="0"/>
          <w:numId w:val="3"/>
        </w:numPr>
        <w:spacing w:after="160" w:line="360" w:lineRule="auto"/>
        <w:jc w:val="both"/>
        <w:rPr>
          <w:szCs w:val="26"/>
        </w:rPr>
      </w:pPr>
      <w:r w:rsidRPr="00347DC1">
        <w:rPr>
          <w:szCs w:val="26"/>
        </w:rPr>
        <w:t>X</w:t>
      </w:r>
      <w:r w:rsidR="002D410E" w:rsidRPr="00347DC1">
        <w:rPr>
          <w:szCs w:val="26"/>
        </w:rPr>
        <w:t>óa hoặc sửa thông tin</w:t>
      </w:r>
      <w:r w:rsidR="00D36EEE">
        <w:rPr>
          <w:szCs w:val="26"/>
        </w:rPr>
        <w:t xml:space="preserve"> và các nội dung có trong</w:t>
      </w:r>
      <w:r w:rsidR="002D410E" w:rsidRPr="00347DC1">
        <w:rPr>
          <w:szCs w:val="26"/>
        </w:rPr>
        <w:t xml:space="preserve"> </w:t>
      </w:r>
      <w:r w:rsidR="003C1CCE" w:rsidRPr="00347DC1">
        <w:rPr>
          <w:szCs w:val="26"/>
        </w:rPr>
        <w:t>lớp</w:t>
      </w:r>
      <w:r w:rsidR="002D410E" w:rsidRPr="00347DC1">
        <w:rPr>
          <w:szCs w:val="26"/>
        </w:rPr>
        <w:t>.</w:t>
      </w:r>
    </w:p>
    <w:p w14:paraId="02577909" w14:textId="0850282E" w:rsidR="00347DC1" w:rsidRDefault="00D36EEE">
      <w:pPr>
        <w:pStyle w:val="ListParagraph"/>
        <w:numPr>
          <w:ilvl w:val="0"/>
          <w:numId w:val="3"/>
        </w:numPr>
        <w:spacing w:after="160" w:line="360" w:lineRule="auto"/>
        <w:jc w:val="both"/>
        <w:rPr>
          <w:szCs w:val="26"/>
        </w:rPr>
      </w:pPr>
      <w:r>
        <w:rPr>
          <w:szCs w:val="26"/>
        </w:rPr>
        <w:t>Xem danh sách sinh viên tham gi</w:t>
      </w:r>
      <w:r w:rsidR="00836308">
        <w:rPr>
          <w:szCs w:val="26"/>
        </w:rPr>
        <w:t>a</w:t>
      </w:r>
      <w:r>
        <w:rPr>
          <w:szCs w:val="26"/>
        </w:rPr>
        <w:t xml:space="preserve"> và xóa sinh viên khỏi lớp</w:t>
      </w:r>
      <w:r w:rsidR="00817872">
        <w:rPr>
          <w:szCs w:val="26"/>
        </w:rPr>
        <w:t>.</w:t>
      </w:r>
    </w:p>
    <w:p w14:paraId="27CD757A" w14:textId="06222789" w:rsidR="00836308" w:rsidRDefault="00836308">
      <w:pPr>
        <w:pStyle w:val="ListParagraph"/>
        <w:numPr>
          <w:ilvl w:val="0"/>
          <w:numId w:val="3"/>
        </w:numPr>
        <w:spacing w:after="160" w:line="360" w:lineRule="auto"/>
        <w:jc w:val="both"/>
        <w:rPr>
          <w:szCs w:val="26"/>
        </w:rPr>
      </w:pPr>
      <w:r>
        <w:rPr>
          <w:szCs w:val="26"/>
        </w:rPr>
        <w:t>Thay đổi chương trình học của lớp</w:t>
      </w:r>
      <w:r w:rsidR="00817872">
        <w:rPr>
          <w:szCs w:val="26"/>
        </w:rPr>
        <w:t>.</w:t>
      </w:r>
    </w:p>
    <w:p w14:paraId="5487765F" w14:textId="6753566F" w:rsidR="002268E0" w:rsidRDefault="002268E0">
      <w:pPr>
        <w:pStyle w:val="ListParagraph"/>
        <w:numPr>
          <w:ilvl w:val="0"/>
          <w:numId w:val="3"/>
        </w:numPr>
        <w:spacing w:after="160" w:line="360" w:lineRule="auto"/>
        <w:jc w:val="both"/>
        <w:rPr>
          <w:szCs w:val="26"/>
        </w:rPr>
      </w:pPr>
      <w:r>
        <w:rPr>
          <w:szCs w:val="26"/>
        </w:rPr>
        <w:t>Xem và chia sẽ mã lớp</w:t>
      </w:r>
      <w:r w:rsidR="00817872">
        <w:rPr>
          <w:szCs w:val="26"/>
        </w:rPr>
        <w:t>.</w:t>
      </w:r>
    </w:p>
    <w:p w14:paraId="69CD8EA3" w14:textId="0327CBDA" w:rsidR="00F9679E" w:rsidRDefault="00F9679E">
      <w:pPr>
        <w:pStyle w:val="ListParagraph"/>
        <w:numPr>
          <w:ilvl w:val="0"/>
          <w:numId w:val="3"/>
        </w:numPr>
        <w:spacing w:after="160" w:line="360" w:lineRule="auto"/>
        <w:jc w:val="both"/>
        <w:rPr>
          <w:szCs w:val="26"/>
        </w:rPr>
      </w:pPr>
      <w:r>
        <w:rPr>
          <w:szCs w:val="26"/>
        </w:rPr>
        <w:t>Đăng thông báo</w:t>
      </w:r>
      <w:r w:rsidR="00817872">
        <w:rPr>
          <w:szCs w:val="26"/>
        </w:rPr>
        <w:t>.</w:t>
      </w:r>
    </w:p>
    <w:p w14:paraId="200CB751" w14:textId="28C41069" w:rsidR="00E5316D" w:rsidRPr="00FE13B7" w:rsidRDefault="00E5316D">
      <w:pPr>
        <w:pStyle w:val="ListParagraph"/>
        <w:numPr>
          <w:ilvl w:val="0"/>
          <w:numId w:val="3"/>
        </w:numPr>
        <w:spacing w:after="160" w:line="360" w:lineRule="auto"/>
        <w:jc w:val="both"/>
        <w:rPr>
          <w:szCs w:val="26"/>
        </w:rPr>
      </w:pPr>
      <w:r>
        <w:rPr>
          <w:szCs w:val="26"/>
        </w:rPr>
        <w:t>Quản lý trạng thái hoạt động của lớp</w:t>
      </w:r>
      <w:r w:rsidR="00817872">
        <w:rPr>
          <w:szCs w:val="26"/>
        </w:rPr>
        <w:t>.</w:t>
      </w:r>
    </w:p>
    <w:p w14:paraId="3BA33675" w14:textId="1172DC78" w:rsidR="002D410E" w:rsidRPr="00624518" w:rsidRDefault="002D410E">
      <w:pPr>
        <w:spacing w:after="160" w:line="360" w:lineRule="auto"/>
        <w:ind w:firstLine="567"/>
        <w:rPr>
          <w:sz w:val="26"/>
          <w:szCs w:val="26"/>
        </w:rPr>
      </w:pPr>
      <w:r w:rsidRPr="00624518">
        <w:rPr>
          <w:sz w:val="26"/>
          <w:szCs w:val="26"/>
        </w:rPr>
        <w:t xml:space="preserve">Thông tin </w:t>
      </w:r>
      <w:r w:rsidR="003C1CCE">
        <w:rPr>
          <w:sz w:val="26"/>
          <w:szCs w:val="26"/>
        </w:rPr>
        <w:t xml:space="preserve">lớp </w:t>
      </w:r>
      <w:r w:rsidRPr="00624518">
        <w:rPr>
          <w:sz w:val="26"/>
          <w:szCs w:val="26"/>
        </w:rPr>
        <w:t>khi ở chế độ xem</w:t>
      </w:r>
      <w:r w:rsidR="003C1CCE">
        <w:rPr>
          <w:sz w:val="26"/>
          <w:szCs w:val="26"/>
        </w:rPr>
        <w:t xml:space="preserve"> của người dùng</w:t>
      </w:r>
      <w:r w:rsidR="006A0861">
        <w:rPr>
          <w:sz w:val="26"/>
          <w:szCs w:val="26"/>
        </w:rPr>
        <w:t xml:space="preserve"> khi</w:t>
      </w:r>
      <w:r w:rsidR="003C1CCE">
        <w:rPr>
          <w:sz w:val="26"/>
          <w:szCs w:val="26"/>
        </w:rPr>
        <w:t xml:space="preserve"> tham gia vào lớp</w:t>
      </w:r>
      <w:r w:rsidRPr="00624518">
        <w:rPr>
          <w:sz w:val="26"/>
          <w:szCs w:val="26"/>
        </w:rPr>
        <w:t xml:space="preserve"> thông tin bao gồm:</w:t>
      </w:r>
    </w:p>
    <w:p w14:paraId="279CEF3F" w14:textId="04B6580E" w:rsidR="002D410E" w:rsidRDefault="00E2783C">
      <w:pPr>
        <w:pStyle w:val="ListParagraph"/>
        <w:numPr>
          <w:ilvl w:val="0"/>
          <w:numId w:val="3"/>
        </w:numPr>
        <w:spacing w:after="160" w:line="360" w:lineRule="auto"/>
        <w:rPr>
          <w:szCs w:val="26"/>
        </w:rPr>
      </w:pPr>
      <w:r>
        <w:rPr>
          <w:szCs w:val="26"/>
        </w:rPr>
        <w:t>Xem t</w:t>
      </w:r>
      <w:r w:rsidR="002D410E" w:rsidRPr="00624518">
        <w:rPr>
          <w:szCs w:val="26"/>
        </w:rPr>
        <w:t xml:space="preserve">ên </w:t>
      </w:r>
      <w:r>
        <w:rPr>
          <w:szCs w:val="26"/>
        </w:rPr>
        <w:t>lớp, m</w:t>
      </w:r>
      <w:r w:rsidR="00FE13B7">
        <w:rPr>
          <w:szCs w:val="26"/>
        </w:rPr>
        <w:t>ô tả</w:t>
      </w:r>
      <w:r w:rsidR="00817872">
        <w:rPr>
          <w:szCs w:val="26"/>
        </w:rPr>
        <w:t>.</w:t>
      </w:r>
    </w:p>
    <w:p w14:paraId="0024CA8C" w14:textId="625CB546" w:rsidR="00960033" w:rsidRPr="00624518" w:rsidRDefault="00960033">
      <w:pPr>
        <w:pStyle w:val="ListParagraph"/>
        <w:numPr>
          <w:ilvl w:val="0"/>
          <w:numId w:val="3"/>
        </w:numPr>
        <w:spacing w:after="160" w:line="360" w:lineRule="auto"/>
        <w:rPr>
          <w:szCs w:val="26"/>
        </w:rPr>
      </w:pPr>
      <w:r>
        <w:rPr>
          <w:szCs w:val="26"/>
        </w:rPr>
        <w:t>Bình luận các nội dung có trong lớp</w:t>
      </w:r>
      <w:r w:rsidR="00817872">
        <w:rPr>
          <w:szCs w:val="26"/>
        </w:rPr>
        <w:t>.</w:t>
      </w:r>
    </w:p>
    <w:p w14:paraId="36E960B2" w14:textId="19A3345F" w:rsidR="002D410E" w:rsidRPr="00624518" w:rsidRDefault="00D45FB4">
      <w:pPr>
        <w:pStyle w:val="ListParagraph"/>
        <w:numPr>
          <w:ilvl w:val="0"/>
          <w:numId w:val="3"/>
        </w:numPr>
        <w:spacing w:after="160" w:line="360" w:lineRule="auto"/>
        <w:rPr>
          <w:szCs w:val="26"/>
        </w:rPr>
      </w:pPr>
      <w:r>
        <w:rPr>
          <w:szCs w:val="26"/>
        </w:rPr>
        <w:t>Tham gia c</w:t>
      </w:r>
      <w:r w:rsidR="003C1CCE">
        <w:rPr>
          <w:szCs w:val="26"/>
        </w:rPr>
        <w:t>hương trình học và các nội dung trong đó</w:t>
      </w:r>
      <w:r w:rsidR="00817872">
        <w:rPr>
          <w:szCs w:val="26"/>
        </w:rPr>
        <w:t>.</w:t>
      </w:r>
    </w:p>
    <w:p w14:paraId="0BBDB665" w14:textId="5D6DA90C" w:rsidR="002D410E" w:rsidRDefault="0067287E">
      <w:pPr>
        <w:pStyle w:val="ListParagraph"/>
        <w:numPr>
          <w:ilvl w:val="0"/>
          <w:numId w:val="3"/>
        </w:numPr>
        <w:spacing w:after="160" w:line="360" w:lineRule="auto"/>
        <w:rPr>
          <w:szCs w:val="26"/>
        </w:rPr>
      </w:pPr>
      <w:r>
        <w:rPr>
          <w:szCs w:val="26"/>
        </w:rPr>
        <w:t>Xem d</w:t>
      </w:r>
      <w:r w:rsidR="002D410E" w:rsidRPr="00624518">
        <w:rPr>
          <w:szCs w:val="26"/>
        </w:rPr>
        <w:t xml:space="preserve">anh sách </w:t>
      </w:r>
      <w:r w:rsidR="003C1CCE">
        <w:rPr>
          <w:szCs w:val="26"/>
        </w:rPr>
        <w:t>học viên có</w:t>
      </w:r>
      <w:r w:rsidR="002D410E" w:rsidRPr="00624518">
        <w:rPr>
          <w:szCs w:val="26"/>
        </w:rPr>
        <w:t xml:space="preserve"> trong </w:t>
      </w:r>
      <w:r w:rsidR="003C1CCE">
        <w:rPr>
          <w:szCs w:val="26"/>
        </w:rPr>
        <w:t>lớp</w:t>
      </w:r>
      <w:r w:rsidR="002D410E" w:rsidRPr="00624518">
        <w:rPr>
          <w:szCs w:val="26"/>
        </w:rPr>
        <w:t>.</w:t>
      </w:r>
    </w:p>
    <w:p w14:paraId="1A563265" w14:textId="52FB18FC" w:rsidR="00F9679E" w:rsidRPr="00624518" w:rsidRDefault="00F9679E">
      <w:pPr>
        <w:pStyle w:val="ListParagraph"/>
        <w:numPr>
          <w:ilvl w:val="0"/>
          <w:numId w:val="3"/>
        </w:numPr>
        <w:spacing w:after="160" w:line="360" w:lineRule="auto"/>
        <w:rPr>
          <w:szCs w:val="26"/>
        </w:rPr>
      </w:pPr>
      <w:r>
        <w:rPr>
          <w:szCs w:val="26"/>
        </w:rPr>
        <w:t>Đăng thông báo</w:t>
      </w:r>
      <w:r w:rsidR="00C422C4">
        <w:rPr>
          <w:szCs w:val="26"/>
        </w:rPr>
        <w:t xml:space="preserve"> và bình luận</w:t>
      </w:r>
      <w:r>
        <w:rPr>
          <w:szCs w:val="26"/>
        </w:rPr>
        <w:t xml:space="preserve"> </w:t>
      </w:r>
      <w:r w:rsidR="00C422C4">
        <w:rPr>
          <w:szCs w:val="26"/>
        </w:rPr>
        <w:t>trong lớp</w:t>
      </w:r>
      <w:r w:rsidR="00817872">
        <w:rPr>
          <w:szCs w:val="26"/>
        </w:rPr>
        <w:t>.</w:t>
      </w:r>
    </w:p>
    <w:p w14:paraId="79BFFBA6" w14:textId="7C0DEA33" w:rsidR="002D410E" w:rsidRPr="00624518" w:rsidRDefault="002D410E">
      <w:pPr>
        <w:spacing w:after="160" w:line="360" w:lineRule="auto"/>
        <w:ind w:firstLine="567"/>
        <w:rPr>
          <w:sz w:val="26"/>
          <w:szCs w:val="26"/>
        </w:rPr>
      </w:pPr>
      <w:r w:rsidRPr="00624518">
        <w:rPr>
          <w:sz w:val="26"/>
          <w:szCs w:val="26"/>
        </w:rPr>
        <w:t>Quản trị viên có quyền thêm,</w:t>
      </w:r>
      <w:r w:rsidR="00B70F87">
        <w:rPr>
          <w:sz w:val="26"/>
          <w:szCs w:val="26"/>
        </w:rPr>
        <w:t xml:space="preserve"> </w:t>
      </w:r>
      <w:r w:rsidRPr="00624518">
        <w:rPr>
          <w:sz w:val="26"/>
          <w:szCs w:val="26"/>
        </w:rPr>
        <w:t xml:space="preserve">sửa hoặc xóa </w:t>
      </w:r>
      <w:r w:rsidR="008A2E38">
        <w:rPr>
          <w:sz w:val="26"/>
          <w:szCs w:val="26"/>
        </w:rPr>
        <w:t>các thông tin có trong lớp</w:t>
      </w:r>
    </w:p>
    <w:p w14:paraId="0D7A9426" w14:textId="10135A20" w:rsidR="002D410E" w:rsidRPr="00624518" w:rsidRDefault="002D410E">
      <w:pPr>
        <w:pStyle w:val="ListParagraph"/>
        <w:numPr>
          <w:ilvl w:val="2"/>
          <w:numId w:val="10"/>
        </w:numPr>
        <w:spacing w:after="160" w:line="360" w:lineRule="auto"/>
        <w:outlineLvl w:val="2"/>
        <w:rPr>
          <w:i/>
          <w:iCs/>
          <w:sz w:val="28"/>
          <w:szCs w:val="28"/>
        </w:rPr>
      </w:pPr>
      <w:bookmarkStart w:id="841" w:name="_Toc42726166"/>
      <w:r w:rsidRPr="00624518">
        <w:rPr>
          <w:i/>
          <w:iCs/>
          <w:sz w:val="28"/>
          <w:szCs w:val="28"/>
        </w:rPr>
        <w:t xml:space="preserve">Quản lý </w:t>
      </w:r>
      <w:r w:rsidR="006E4695">
        <w:rPr>
          <w:i/>
          <w:iCs/>
          <w:sz w:val="28"/>
          <w:szCs w:val="28"/>
        </w:rPr>
        <w:t>chương trình học</w:t>
      </w:r>
      <w:bookmarkEnd w:id="841"/>
    </w:p>
    <w:p w14:paraId="23FCC9E1" w14:textId="6C44C43A" w:rsidR="007906EB" w:rsidRPr="00CE418C" w:rsidRDefault="00C36C70">
      <w:pPr>
        <w:pStyle w:val="ListParagraph"/>
        <w:numPr>
          <w:ilvl w:val="0"/>
          <w:numId w:val="30"/>
        </w:numPr>
        <w:spacing w:line="360" w:lineRule="auto"/>
        <w:jc w:val="both"/>
        <w:rPr>
          <w:szCs w:val="26"/>
        </w:rPr>
      </w:pPr>
      <w:r w:rsidRPr="00CE418C">
        <w:rPr>
          <w:szCs w:val="26"/>
        </w:rPr>
        <w:t>Mỗi chương trình học thuộc về người dùng tạo ra</w:t>
      </w:r>
      <w:r w:rsidR="00817872">
        <w:rPr>
          <w:szCs w:val="26"/>
        </w:rPr>
        <w:t>.</w:t>
      </w:r>
    </w:p>
    <w:p w14:paraId="717A0422" w14:textId="13B6F0E9" w:rsidR="003F39CA" w:rsidRPr="00CE418C" w:rsidRDefault="002909E1">
      <w:pPr>
        <w:pStyle w:val="ListParagraph"/>
        <w:numPr>
          <w:ilvl w:val="0"/>
          <w:numId w:val="30"/>
        </w:numPr>
        <w:spacing w:line="360" w:lineRule="auto"/>
        <w:jc w:val="both"/>
        <w:rPr>
          <w:szCs w:val="26"/>
        </w:rPr>
      </w:pPr>
      <w:r w:rsidRPr="00CE418C">
        <w:rPr>
          <w:szCs w:val="26"/>
        </w:rPr>
        <w:t>Bao gồm danh sách các bài học, bài tập tự luận và bài tập tự luận được người dùng sắp xếp theo thứ tự</w:t>
      </w:r>
      <w:r w:rsidR="00817872">
        <w:rPr>
          <w:szCs w:val="26"/>
        </w:rPr>
        <w:t>.</w:t>
      </w:r>
    </w:p>
    <w:p w14:paraId="2592E734" w14:textId="2528DE02" w:rsidR="003F39CA" w:rsidRDefault="003F39CA">
      <w:pPr>
        <w:pStyle w:val="ListParagraph"/>
        <w:numPr>
          <w:ilvl w:val="0"/>
          <w:numId w:val="30"/>
        </w:numPr>
        <w:spacing w:line="360" w:lineRule="auto"/>
        <w:jc w:val="both"/>
        <w:rPr>
          <w:szCs w:val="26"/>
        </w:rPr>
      </w:pPr>
      <w:r w:rsidRPr="00CE418C">
        <w:rPr>
          <w:szCs w:val="26"/>
        </w:rPr>
        <w:t>Người dùng tạo</w:t>
      </w:r>
      <w:r w:rsidR="008047AC" w:rsidRPr="00CE418C">
        <w:rPr>
          <w:szCs w:val="26"/>
        </w:rPr>
        <w:t xml:space="preserve"> ra có quyền thêm, sửa, xóa các nội dung bên trong</w:t>
      </w:r>
      <w:r w:rsidR="00817872">
        <w:rPr>
          <w:szCs w:val="26"/>
        </w:rPr>
        <w:t>.</w:t>
      </w:r>
    </w:p>
    <w:p w14:paraId="363A83BE" w14:textId="77777777" w:rsidR="00CE418C" w:rsidRPr="00CE418C" w:rsidRDefault="00CE418C">
      <w:pPr>
        <w:pStyle w:val="ListParagraph"/>
        <w:spacing w:line="360" w:lineRule="auto"/>
        <w:ind w:left="1287"/>
        <w:jc w:val="both"/>
        <w:rPr>
          <w:szCs w:val="26"/>
        </w:rPr>
      </w:pPr>
    </w:p>
    <w:p w14:paraId="178704C6" w14:textId="77777777" w:rsidR="0090690E" w:rsidRDefault="0090690E">
      <w:pPr>
        <w:pStyle w:val="ListParagraph"/>
        <w:numPr>
          <w:ilvl w:val="2"/>
          <w:numId w:val="10"/>
        </w:numPr>
        <w:spacing w:after="160" w:line="360" w:lineRule="auto"/>
        <w:outlineLvl w:val="2"/>
        <w:rPr>
          <w:i/>
          <w:iCs/>
          <w:sz w:val="28"/>
          <w:szCs w:val="28"/>
        </w:rPr>
      </w:pPr>
      <w:bookmarkStart w:id="842" w:name="_Toc42726167"/>
      <w:r>
        <w:rPr>
          <w:i/>
          <w:iCs/>
          <w:sz w:val="28"/>
          <w:szCs w:val="28"/>
        </w:rPr>
        <w:t>Quản lý</w:t>
      </w:r>
      <w:r w:rsidR="004877BB">
        <w:rPr>
          <w:i/>
          <w:iCs/>
          <w:sz w:val="28"/>
          <w:szCs w:val="28"/>
        </w:rPr>
        <w:t xml:space="preserve"> và tham gia</w:t>
      </w:r>
      <w:r>
        <w:rPr>
          <w:i/>
          <w:iCs/>
          <w:sz w:val="28"/>
          <w:szCs w:val="28"/>
        </w:rPr>
        <w:t xml:space="preserve"> </w:t>
      </w:r>
      <w:r w:rsidR="00CE418C">
        <w:rPr>
          <w:i/>
          <w:iCs/>
          <w:sz w:val="28"/>
          <w:szCs w:val="28"/>
        </w:rPr>
        <w:t>bài học</w:t>
      </w:r>
      <w:bookmarkEnd w:id="842"/>
    </w:p>
    <w:p w14:paraId="4243A574" w14:textId="58C6DF2E" w:rsidR="0090690E" w:rsidRPr="009B22DB" w:rsidRDefault="00BB3910">
      <w:pPr>
        <w:pStyle w:val="ListParagraph"/>
        <w:numPr>
          <w:ilvl w:val="0"/>
          <w:numId w:val="33"/>
        </w:numPr>
        <w:spacing w:line="360" w:lineRule="auto"/>
        <w:jc w:val="both"/>
        <w:rPr>
          <w:szCs w:val="26"/>
        </w:rPr>
      </w:pPr>
      <w:r w:rsidRPr="009B22DB">
        <w:rPr>
          <w:szCs w:val="26"/>
        </w:rPr>
        <w:t>Bà</w:t>
      </w:r>
      <w:r w:rsidR="005831C9" w:rsidRPr="009B22DB">
        <w:rPr>
          <w:szCs w:val="26"/>
        </w:rPr>
        <w:t>i học bao gồm</w:t>
      </w:r>
      <w:r w:rsidR="005105DB">
        <w:rPr>
          <w:szCs w:val="26"/>
        </w:rPr>
        <w:t xml:space="preserve"> tên,</w:t>
      </w:r>
      <w:r w:rsidR="005831C9" w:rsidRPr="009B22DB">
        <w:rPr>
          <w:szCs w:val="26"/>
        </w:rPr>
        <w:t xml:space="preserve"> nội dung bài, video file bài được người dùng tải lên</w:t>
      </w:r>
      <w:r w:rsidR="00817872">
        <w:rPr>
          <w:szCs w:val="26"/>
        </w:rPr>
        <w:t>.</w:t>
      </w:r>
    </w:p>
    <w:p w14:paraId="5007E422" w14:textId="2BD9ACCC" w:rsidR="005831C9" w:rsidRPr="009B22DB" w:rsidRDefault="005831C9">
      <w:pPr>
        <w:pStyle w:val="ListParagraph"/>
        <w:numPr>
          <w:ilvl w:val="0"/>
          <w:numId w:val="33"/>
        </w:numPr>
        <w:spacing w:line="360" w:lineRule="auto"/>
        <w:jc w:val="both"/>
        <w:rPr>
          <w:szCs w:val="26"/>
        </w:rPr>
      </w:pPr>
      <w:r w:rsidRPr="009B22DB">
        <w:rPr>
          <w:szCs w:val="26"/>
        </w:rPr>
        <w:lastRenderedPageBreak/>
        <w:t>Mỗi bài học có</w:t>
      </w:r>
      <w:r w:rsidR="000062A5" w:rsidRPr="009B22DB">
        <w:rPr>
          <w:szCs w:val="26"/>
        </w:rPr>
        <w:t xml:space="preserve"> thể</w:t>
      </w:r>
      <w:r w:rsidRPr="009B22DB">
        <w:rPr>
          <w:szCs w:val="26"/>
        </w:rPr>
        <w:t xml:space="preserve"> thêm vào nhiều chương trình học</w:t>
      </w:r>
      <w:r w:rsidR="00817872">
        <w:rPr>
          <w:szCs w:val="26"/>
        </w:rPr>
        <w:t>.</w:t>
      </w:r>
    </w:p>
    <w:p w14:paraId="0DDDF68F" w14:textId="4A5DAC75" w:rsidR="00B01D08" w:rsidRDefault="00B01D08">
      <w:pPr>
        <w:pStyle w:val="ListParagraph"/>
        <w:numPr>
          <w:ilvl w:val="0"/>
          <w:numId w:val="33"/>
        </w:numPr>
        <w:spacing w:line="360" w:lineRule="auto"/>
        <w:jc w:val="both"/>
        <w:rPr>
          <w:szCs w:val="26"/>
        </w:rPr>
      </w:pPr>
      <w:r w:rsidRPr="009B22DB">
        <w:rPr>
          <w:szCs w:val="26"/>
        </w:rPr>
        <w:t>Người dùng tham gia có thể tải file bài lên nộp theo t</w:t>
      </w:r>
      <w:r w:rsidR="0081066D" w:rsidRPr="009B22DB">
        <w:rPr>
          <w:szCs w:val="26"/>
        </w:rPr>
        <w:t>ừng bài</w:t>
      </w:r>
      <w:r w:rsidR="00817872">
        <w:rPr>
          <w:szCs w:val="26"/>
        </w:rPr>
        <w:t>.</w:t>
      </w:r>
    </w:p>
    <w:p w14:paraId="5AD3D020" w14:textId="606CD614" w:rsidR="00960033" w:rsidRPr="009B22DB" w:rsidRDefault="00960033">
      <w:pPr>
        <w:pStyle w:val="ListParagraph"/>
        <w:numPr>
          <w:ilvl w:val="0"/>
          <w:numId w:val="33"/>
        </w:numPr>
        <w:spacing w:line="360" w:lineRule="auto"/>
        <w:jc w:val="both"/>
        <w:rPr>
          <w:szCs w:val="26"/>
        </w:rPr>
      </w:pPr>
      <w:r>
        <w:rPr>
          <w:szCs w:val="26"/>
        </w:rPr>
        <w:t>Mỗi bài có phần bình luận riêng</w:t>
      </w:r>
      <w:r w:rsidR="00817872">
        <w:rPr>
          <w:szCs w:val="26"/>
        </w:rPr>
        <w:t>.</w:t>
      </w:r>
    </w:p>
    <w:p w14:paraId="01858768" w14:textId="77777777" w:rsidR="00303050" w:rsidRDefault="00303050">
      <w:pPr>
        <w:spacing w:line="360" w:lineRule="auto"/>
        <w:jc w:val="both"/>
        <w:rPr>
          <w:sz w:val="26"/>
          <w:szCs w:val="26"/>
        </w:rPr>
      </w:pPr>
    </w:p>
    <w:p w14:paraId="15AE53E4" w14:textId="75B59328" w:rsidR="00382F26" w:rsidRPr="00624518" w:rsidRDefault="00FA5109">
      <w:pPr>
        <w:pStyle w:val="ListParagraph"/>
        <w:numPr>
          <w:ilvl w:val="2"/>
          <w:numId w:val="10"/>
        </w:numPr>
        <w:spacing w:after="160" w:line="360" w:lineRule="auto"/>
        <w:outlineLvl w:val="2"/>
        <w:rPr>
          <w:i/>
          <w:iCs/>
          <w:sz w:val="28"/>
          <w:szCs w:val="28"/>
        </w:rPr>
      </w:pPr>
      <w:bookmarkStart w:id="843" w:name="_Toc42726168"/>
      <w:r w:rsidRPr="00624518">
        <w:rPr>
          <w:i/>
          <w:iCs/>
          <w:sz w:val="28"/>
          <w:szCs w:val="28"/>
        </w:rPr>
        <w:t xml:space="preserve">Quản lý </w:t>
      </w:r>
      <w:r w:rsidR="00357809">
        <w:rPr>
          <w:i/>
          <w:iCs/>
          <w:sz w:val="28"/>
          <w:szCs w:val="28"/>
        </w:rPr>
        <w:t>và tham gia bài trắc nghiệm</w:t>
      </w:r>
      <w:bookmarkEnd w:id="843"/>
    </w:p>
    <w:p w14:paraId="03472D8E" w14:textId="15D7BF02" w:rsidR="00833B4E" w:rsidRPr="006261FA" w:rsidRDefault="009B22DB">
      <w:pPr>
        <w:pStyle w:val="ListParagraph"/>
        <w:numPr>
          <w:ilvl w:val="0"/>
          <w:numId w:val="35"/>
        </w:numPr>
        <w:spacing w:after="160" w:line="360" w:lineRule="auto"/>
        <w:jc w:val="both"/>
        <w:rPr>
          <w:szCs w:val="26"/>
        </w:rPr>
      </w:pPr>
      <w:r w:rsidRPr="006261FA">
        <w:rPr>
          <w:szCs w:val="26"/>
        </w:rPr>
        <w:t xml:space="preserve">Bài trắc nghiệm </w:t>
      </w:r>
      <w:r w:rsidR="00833B4E" w:rsidRPr="006261FA">
        <w:rPr>
          <w:szCs w:val="26"/>
        </w:rPr>
        <w:t xml:space="preserve">được tạo bởi người dùng </w:t>
      </w:r>
      <w:r w:rsidRPr="006261FA">
        <w:rPr>
          <w:szCs w:val="26"/>
        </w:rPr>
        <w:t>bao gồm</w:t>
      </w:r>
      <w:r w:rsidR="005105DB" w:rsidRPr="006261FA">
        <w:rPr>
          <w:szCs w:val="26"/>
        </w:rPr>
        <w:t xml:space="preserve"> tên,thời gian làm bài, hạn nộp và </w:t>
      </w:r>
      <w:r w:rsidRPr="006261FA">
        <w:rPr>
          <w:szCs w:val="26"/>
        </w:rPr>
        <w:t>câu hỏi.</w:t>
      </w:r>
      <w:r w:rsidR="00641DD4">
        <w:rPr>
          <w:szCs w:val="26"/>
        </w:rPr>
        <w:t xml:space="preserve"> Có thể có nhiều câu hỏi. </w:t>
      </w:r>
      <w:r w:rsidRPr="006261FA">
        <w:rPr>
          <w:szCs w:val="26"/>
        </w:rPr>
        <w:t xml:space="preserve">Mỗi câu hỏi có nhiều đáp án và </w:t>
      </w:r>
      <w:r w:rsidR="00833B4E" w:rsidRPr="006261FA">
        <w:rPr>
          <w:szCs w:val="26"/>
        </w:rPr>
        <w:t>và chỉ có một đáp án đúng. Câu hỏi và đáp án có thể được nhập bằng file excel.</w:t>
      </w:r>
    </w:p>
    <w:p w14:paraId="55107C3F" w14:textId="2C72E2E4" w:rsidR="00833B4E" w:rsidRPr="006261FA" w:rsidRDefault="005105DB">
      <w:pPr>
        <w:pStyle w:val="ListParagraph"/>
        <w:numPr>
          <w:ilvl w:val="0"/>
          <w:numId w:val="35"/>
        </w:numPr>
        <w:spacing w:after="160" w:line="360" w:lineRule="auto"/>
        <w:jc w:val="both"/>
        <w:rPr>
          <w:szCs w:val="26"/>
        </w:rPr>
      </w:pPr>
      <w:r w:rsidRPr="006261FA">
        <w:rPr>
          <w:szCs w:val="26"/>
        </w:rPr>
        <w:t xml:space="preserve">Mỗi câu hỏi trắc nghiệm có thể thuộc nhiều bài trắc nghiệm. </w:t>
      </w:r>
    </w:p>
    <w:p w14:paraId="4D6F833E" w14:textId="06ADF3A0" w:rsidR="00E8264C" w:rsidRPr="006261FA" w:rsidRDefault="005105DB">
      <w:pPr>
        <w:pStyle w:val="ListParagraph"/>
        <w:numPr>
          <w:ilvl w:val="0"/>
          <w:numId w:val="35"/>
        </w:numPr>
        <w:spacing w:after="160" w:line="360" w:lineRule="auto"/>
        <w:jc w:val="both"/>
        <w:rPr>
          <w:szCs w:val="26"/>
        </w:rPr>
      </w:pPr>
      <w:r w:rsidRPr="006261FA">
        <w:rPr>
          <w:szCs w:val="26"/>
        </w:rPr>
        <w:t>Người dùng tạo ra có thể chỉnh sửa các nội dung có trong bài trắc nghiệm</w:t>
      </w:r>
      <w:r w:rsidR="00817872">
        <w:rPr>
          <w:szCs w:val="26"/>
        </w:rPr>
        <w:t>.</w:t>
      </w:r>
    </w:p>
    <w:p w14:paraId="78C8DBBC" w14:textId="05E74349" w:rsidR="00E8264C" w:rsidRPr="006261FA" w:rsidRDefault="00E8264C">
      <w:pPr>
        <w:pStyle w:val="ListParagraph"/>
        <w:numPr>
          <w:ilvl w:val="0"/>
          <w:numId w:val="35"/>
        </w:numPr>
        <w:spacing w:after="160" w:line="360" w:lineRule="auto"/>
        <w:jc w:val="both"/>
        <w:rPr>
          <w:szCs w:val="26"/>
        </w:rPr>
      </w:pPr>
      <w:r w:rsidRPr="006261FA">
        <w:rPr>
          <w:szCs w:val="26"/>
        </w:rPr>
        <w:t>Khi người dùng tham gia vào lớp và làm thời gian làm sẽ tự động đếm ngược và khi hết giờ sẽ tự động kết thúc bài làm</w:t>
      </w:r>
      <w:r w:rsidR="00641DD4">
        <w:rPr>
          <w:szCs w:val="26"/>
        </w:rPr>
        <w:t>.</w:t>
      </w:r>
    </w:p>
    <w:p w14:paraId="7E53FEAA" w14:textId="140CFCA6" w:rsidR="00E8264C" w:rsidRDefault="00E8264C">
      <w:pPr>
        <w:pStyle w:val="ListParagraph"/>
        <w:numPr>
          <w:ilvl w:val="0"/>
          <w:numId w:val="35"/>
        </w:numPr>
        <w:spacing w:after="160" w:line="360" w:lineRule="auto"/>
        <w:jc w:val="both"/>
        <w:rPr>
          <w:szCs w:val="26"/>
        </w:rPr>
      </w:pPr>
      <w:r w:rsidRPr="006261FA">
        <w:rPr>
          <w:szCs w:val="26"/>
        </w:rPr>
        <w:t>Số điểm của bài tập trắc nghệm được tính theo tổng số câu trên 100 điểm</w:t>
      </w:r>
      <w:r w:rsidR="00641DD4">
        <w:rPr>
          <w:szCs w:val="26"/>
        </w:rPr>
        <w:t>.</w:t>
      </w:r>
    </w:p>
    <w:p w14:paraId="3892E63E" w14:textId="161E6C66" w:rsidR="009D7D41" w:rsidRDefault="009D7D41">
      <w:pPr>
        <w:pStyle w:val="ListParagraph"/>
        <w:numPr>
          <w:ilvl w:val="0"/>
          <w:numId w:val="35"/>
        </w:numPr>
        <w:spacing w:after="160" w:line="360" w:lineRule="auto"/>
        <w:jc w:val="both"/>
        <w:rPr>
          <w:szCs w:val="26"/>
        </w:rPr>
      </w:pPr>
      <w:r>
        <w:rPr>
          <w:szCs w:val="26"/>
        </w:rPr>
        <w:t>Điểm số của mỗi học viên sẽ được hiển thị với dạng danh sách và có thể xuất ra Excel</w:t>
      </w:r>
      <w:r w:rsidR="006C7202">
        <w:rPr>
          <w:szCs w:val="26"/>
        </w:rPr>
        <w:t>.</w:t>
      </w:r>
    </w:p>
    <w:p w14:paraId="409064DD" w14:textId="77777777" w:rsidR="006261FA" w:rsidRPr="006261FA" w:rsidRDefault="006261FA">
      <w:pPr>
        <w:pStyle w:val="ListParagraph"/>
        <w:spacing w:after="160" w:line="360" w:lineRule="auto"/>
        <w:ind w:left="1440"/>
        <w:jc w:val="both"/>
        <w:rPr>
          <w:szCs w:val="26"/>
        </w:rPr>
      </w:pPr>
    </w:p>
    <w:p w14:paraId="31FA1413" w14:textId="5DA828FB" w:rsidR="00382F26" w:rsidRPr="00624518" w:rsidRDefault="00FA5109">
      <w:pPr>
        <w:pStyle w:val="ListParagraph"/>
        <w:numPr>
          <w:ilvl w:val="2"/>
          <w:numId w:val="10"/>
        </w:numPr>
        <w:spacing w:after="160" w:line="360" w:lineRule="auto"/>
        <w:outlineLvl w:val="2"/>
        <w:rPr>
          <w:i/>
          <w:iCs/>
          <w:sz w:val="28"/>
          <w:szCs w:val="28"/>
        </w:rPr>
      </w:pPr>
      <w:bookmarkStart w:id="844" w:name="_Toc42726169"/>
      <w:r w:rsidRPr="00624518">
        <w:rPr>
          <w:i/>
          <w:iCs/>
          <w:sz w:val="28"/>
          <w:szCs w:val="28"/>
        </w:rPr>
        <w:t xml:space="preserve">Quản lý </w:t>
      </w:r>
      <w:r w:rsidR="00FF0FDB">
        <w:rPr>
          <w:i/>
          <w:iCs/>
          <w:sz w:val="28"/>
          <w:szCs w:val="28"/>
        </w:rPr>
        <w:t>và tham gia bài tự luận</w:t>
      </w:r>
      <w:bookmarkEnd w:id="844"/>
    </w:p>
    <w:p w14:paraId="78FF0C7A" w14:textId="58784CE7" w:rsidR="004A606D" w:rsidRPr="0017736B" w:rsidRDefault="009D7D41">
      <w:pPr>
        <w:pStyle w:val="ListParagraph"/>
        <w:numPr>
          <w:ilvl w:val="0"/>
          <w:numId w:val="36"/>
        </w:numPr>
        <w:spacing w:after="160" w:line="360" w:lineRule="auto"/>
        <w:jc w:val="both"/>
        <w:rPr>
          <w:szCs w:val="26"/>
        </w:rPr>
      </w:pPr>
      <w:r w:rsidRPr="0017736B">
        <w:rPr>
          <w:szCs w:val="26"/>
        </w:rPr>
        <w:t xml:space="preserve">Bài </w:t>
      </w:r>
      <w:r w:rsidR="00641DD4" w:rsidRPr="0017736B">
        <w:rPr>
          <w:szCs w:val="26"/>
        </w:rPr>
        <w:t>tự</w:t>
      </w:r>
      <w:r w:rsidRPr="0017736B">
        <w:rPr>
          <w:szCs w:val="26"/>
        </w:rPr>
        <w:t xml:space="preserve"> </w:t>
      </w:r>
      <w:r w:rsidR="00641DD4" w:rsidRPr="0017736B">
        <w:rPr>
          <w:szCs w:val="26"/>
        </w:rPr>
        <w:t>luận</w:t>
      </w:r>
      <w:r w:rsidRPr="0017736B">
        <w:rPr>
          <w:szCs w:val="26"/>
        </w:rPr>
        <w:t xml:space="preserve"> khi được tạo bởi người dùng bao gồm tên,thời gian làm bài, hạn nộp và mô tả ngắn</w:t>
      </w:r>
      <w:r w:rsidR="00817872">
        <w:rPr>
          <w:szCs w:val="26"/>
        </w:rPr>
        <w:t>.</w:t>
      </w:r>
    </w:p>
    <w:p w14:paraId="5D4A4A20" w14:textId="5A6802E9" w:rsidR="00641DD4" w:rsidRPr="0017736B" w:rsidRDefault="00641DD4">
      <w:pPr>
        <w:pStyle w:val="ListParagraph"/>
        <w:numPr>
          <w:ilvl w:val="0"/>
          <w:numId w:val="36"/>
        </w:numPr>
        <w:spacing w:after="160" w:line="360" w:lineRule="auto"/>
        <w:jc w:val="both"/>
        <w:rPr>
          <w:szCs w:val="26"/>
        </w:rPr>
      </w:pPr>
      <w:r w:rsidRPr="0017736B">
        <w:rPr>
          <w:szCs w:val="26"/>
        </w:rPr>
        <w:t xml:space="preserve">Mỗi bài có </w:t>
      </w:r>
      <w:r w:rsidR="00262BDE" w:rsidRPr="0017736B">
        <w:rPr>
          <w:szCs w:val="26"/>
        </w:rPr>
        <w:t>thể có nhiều câu hỏi và mỗi câu hỏi có thể thuộc nhiều bài tự luận</w:t>
      </w:r>
      <w:r w:rsidR="00817872">
        <w:rPr>
          <w:szCs w:val="26"/>
        </w:rPr>
        <w:t>.</w:t>
      </w:r>
    </w:p>
    <w:p w14:paraId="0176D56C" w14:textId="1A2B2957" w:rsidR="00262BDE" w:rsidRDefault="00262BDE">
      <w:pPr>
        <w:pStyle w:val="ListParagraph"/>
        <w:numPr>
          <w:ilvl w:val="0"/>
          <w:numId w:val="36"/>
        </w:numPr>
        <w:spacing w:after="160" w:line="360" w:lineRule="auto"/>
        <w:jc w:val="both"/>
        <w:rPr>
          <w:szCs w:val="26"/>
        </w:rPr>
      </w:pPr>
      <w:r w:rsidRPr="0017736B">
        <w:rPr>
          <w:szCs w:val="26"/>
        </w:rPr>
        <w:t>Số điểm khi mỗi người dùng làm bài sẽ được tính tổng điểm của các câu và điểm do người dùng quản lý lớp học đó chấm</w:t>
      </w:r>
      <w:r w:rsidR="00817872">
        <w:rPr>
          <w:szCs w:val="26"/>
        </w:rPr>
        <w:t>.</w:t>
      </w:r>
    </w:p>
    <w:p w14:paraId="25D193B7" w14:textId="2966B6B5" w:rsidR="0017736B" w:rsidRDefault="0017736B">
      <w:pPr>
        <w:pStyle w:val="ListParagraph"/>
        <w:numPr>
          <w:ilvl w:val="0"/>
          <w:numId w:val="36"/>
        </w:numPr>
        <w:spacing w:after="160" w:line="360" w:lineRule="auto"/>
        <w:jc w:val="both"/>
        <w:rPr>
          <w:szCs w:val="26"/>
        </w:rPr>
      </w:pPr>
      <w:r w:rsidRPr="0017736B">
        <w:rPr>
          <w:szCs w:val="26"/>
        </w:rPr>
        <w:t>Điểm số của mỗi học viên sẽ được hiển thị với dạng danh sách và có thể xuất ra Excel.</w:t>
      </w:r>
    </w:p>
    <w:p w14:paraId="647BFC04" w14:textId="77777777" w:rsidR="0072555A" w:rsidRPr="0017736B" w:rsidRDefault="0072555A">
      <w:pPr>
        <w:pStyle w:val="ListParagraph"/>
        <w:spacing w:after="160" w:line="360" w:lineRule="auto"/>
        <w:ind w:left="1287"/>
        <w:jc w:val="both"/>
        <w:rPr>
          <w:szCs w:val="26"/>
        </w:rPr>
      </w:pPr>
    </w:p>
    <w:p w14:paraId="53CEAB9A" w14:textId="32A1678D" w:rsidR="00382F26" w:rsidRPr="00624518" w:rsidRDefault="00382F26">
      <w:pPr>
        <w:pStyle w:val="ListParagraph"/>
        <w:numPr>
          <w:ilvl w:val="1"/>
          <w:numId w:val="10"/>
        </w:numPr>
        <w:spacing w:after="160" w:line="360" w:lineRule="auto"/>
        <w:outlineLvl w:val="1"/>
        <w:rPr>
          <w:b/>
          <w:bCs/>
          <w:sz w:val="28"/>
          <w:szCs w:val="28"/>
        </w:rPr>
      </w:pPr>
      <w:bookmarkStart w:id="845" w:name="_Toc42726170"/>
      <w:r w:rsidRPr="00624518">
        <w:rPr>
          <w:b/>
          <w:bCs/>
          <w:sz w:val="28"/>
          <w:szCs w:val="28"/>
        </w:rPr>
        <w:t>Mô tả yêu cầu phi chức năng</w:t>
      </w:r>
      <w:bookmarkEnd w:id="845"/>
    </w:p>
    <w:p w14:paraId="3633E3F9" w14:textId="56F6B9CB" w:rsidR="002B3CBF" w:rsidRPr="00624518" w:rsidRDefault="002B3CBF">
      <w:pPr>
        <w:pStyle w:val="ListParagraph"/>
        <w:numPr>
          <w:ilvl w:val="2"/>
          <w:numId w:val="10"/>
        </w:numPr>
        <w:spacing w:after="160" w:line="360" w:lineRule="auto"/>
        <w:outlineLvl w:val="2"/>
        <w:rPr>
          <w:i/>
          <w:iCs/>
          <w:sz w:val="28"/>
          <w:szCs w:val="28"/>
        </w:rPr>
      </w:pPr>
      <w:bookmarkStart w:id="846" w:name="_Toc42726171"/>
      <w:r>
        <w:rPr>
          <w:i/>
          <w:iCs/>
          <w:sz w:val="28"/>
          <w:szCs w:val="28"/>
        </w:rPr>
        <w:t>Khôi phục mật khẩu</w:t>
      </w:r>
      <w:bookmarkEnd w:id="846"/>
    </w:p>
    <w:p w14:paraId="6953E7DC" w14:textId="201E7B72" w:rsidR="002B3CBF" w:rsidRDefault="002B3CBF">
      <w:pPr>
        <w:spacing w:after="160" w:line="360" w:lineRule="auto"/>
        <w:ind w:firstLine="567"/>
        <w:rPr>
          <w:sz w:val="26"/>
          <w:szCs w:val="26"/>
        </w:rPr>
      </w:pPr>
      <w:r>
        <w:rPr>
          <w:sz w:val="26"/>
          <w:szCs w:val="26"/>
        </w:rPr>
        <w:lastRenderedPageBreak/>
        <w:t>Hệ thống cho phép người dùng nào đã khai báo email có thể khôi phục được mật khẩu bằng cách sử dụng tính năng quên mật khẩu.</w:t>
      </w:r>
    </w:p>
    <w:p w14:paraId="4C728A79" w14:textId="6CC5BAEB" w:rsidR="002B3CBF" w:rsidRPr="002B3CBF" w:rsidRDefault="002B3CBF">
      <w:pPr>
        <w:spacing w:after="160" w:line="360" w:lineRule="auto"/>
        <w:ind w:firstLine="567"/>
        <w:rPr>
          <w:sz w:val="26"/>
          <w:szCs w:val="26"/>
        </w:rPr>
      </w:pPr>
      <w:r>
        <w:rPr>
          <w:sz w:val="26"/>
          <w:szCs w:val="26"/>
        </w:rPr>
        <w:t>Tính năng này cho phép người dùng khai báo lại một mật khẩu mới trong trường hợp người dùng quên mật khẩu.</w:t>
      </w:r>
    </w:p>
    <w:p w14:paraId="3BDEB47C" w14:textId="07EF0FC1" w:rsidR="009663C7" w:rsidRPr="00624518" w:rsidRDefault="009663C7" w:rsidP="00BE2624">
      <w:pPr>
        <w:pStyle w:val="ListParagraph"/>
        <w:numPr>
          <w:ilvl w:val="2"/>
          <w:numId w:val="10"/>
        </w:numPr>
        <w:spacing w:after="160" w:line="360" w:lineRule="auto"/>
        <w:outlineLvl w:val="2"/>
        <w:rPr>
          <w:i/>
          <w:iCs/>
          <w:sz w:val="28"/>
          <w:szCs w:val="28"/>
        </w:rPr>
      </w:pPr>
      <w:bookmarkStart w:id="847" w:name="_Toc42726172"/>
      <w:r>
        <w:rPr>
          <w:i/>
          <w:iCs/>
          <w:sz w:val="28"/>
          <w:szCs w:val="28"/>
        </w:rPr>
        <w:t>Nhập xuất từ file excel</w:t>
      </w:r>
      <w:bookmarkEnd w:id="847"/>
    </w:p>
    <w:p w14:paraId="75468ED8" w14:textId="674E3C59" w:rsidR="001546B5" w:rsidRPr="00624518" w:rsidRDefault="009663C7">
      <w:pPr>
        <w:spacing w:after="160" w:line="360" w:lineRule="auto"/>
        <w:ind w:firstLine="567"/>
        <w:rPr>
          <w:b/>
          <w:bCs/>
          <w:sz w:val="32"/>
          <w:szCs w:val="32"/>
        </w:rPr>
      </w:pPr>
      <w:r>
        <w:rPr>
          <w:sz w:val="26"/>
          <w:szCs w:val="26"/>
        </w:rPr>
        <w:t xml:space="preserve">Hệ thống phải tương thích với các tài liệu excel, cho phép nhập và xuất các dữ liệu quan trọng như </w:t>
      </w:r>
      <w:r w:rsidR="00466254">
        <w:rPr>
          <w:sz w:val="26"/>
          <w:szCs w:val="26"/>
        </w:rPr>
        <w:t>danh sách học viên và danh sách điểm</w:t>
      </w:r>
      <w:r>
        <w:rPr>
          <w:sz w:val="26"/>
          <w:szCs w:val="26"/>
        </w:rPr>
        <w:t xml:space="preserve"> bằng file exce</w:t>
      </w:r>
      <w:r w:rsidR="00E54818">
        <w:rPr>
          <w:sz w:val="26"/>
          <w:szCs w:val="26"/>
        </w:rPr>
        <w:t>l</w:t>
      </w:r>
      <w:r w:rsidR="009D745D">
        <w:rPr>
          <w:sz w:val="26"/>
          <w:szCs w:val="26"/>
        </w:rPr>
        <w:t>.</w:t>
      </w:r>
      <w:r w:rsidR="001546B5" w:rsidRPr="00624518">
        <w:rPr>
          <w:b/>
          <w:bCs/>
          <w:sz w:val="32"/>
          <w:szCs w:val="32"/>
        </w:rPr>
        <w:br w:type="page"/>
      </w:r>
    </w:p>
    <w:p w14:paraId="1E2E0E16" w14:textId="0CC8A891" w:rsidR="001546B5" w:rsidRPr="00624518" w:rsidRDefault="001546B5">
      <w:pPr>
        <w:pStyle w:val="Heading1"/>
        <w:pBdr>
          <w:bottom w:val="single" w:sz="12" w:space="1" w:color="auto"/>
        </w:pBdr>
        <w:spacing w:line="360" w:lineRule="auto"/>
        <w:rPr>
          <w:rFonts w:ascii="Times New Roman" w:hAnsi="Times New Roman" w:cs="Times New Roman"/>
          <w:b/>
          <w:bCs/>
          <w:color w:val="000000" w:themeColor="text1"/>
        </w:rPr>
      </w:pPr>
      <w:bookmarkStart w:id="848" w:name="_Toc42726173"/>
      <w:r w:rsidRPr="00624518">
        <w:rPr>
          <w:rFonts w:ascii="Times New Roman" w:hAnsi="Times New Roman" w:cs="Times New Roman"/>
          <w:b/>
          <w:bCs/>
          <w:color w:val="000000" w:themeColor="text1"/>
        </w:rPr>
        <w:lastRenderedPageBreak/>
        <w:t>CHƯƠNG 3: CƠ SỞ LÝ THUYẾT</w:t>
      </w:r>
      <w:bookmarkEnd w:id="848"/>
    </w:p>
    <w:p w14:paraId="4BAF3500" w14:textId="77777777" w:rsidR="001546B5" w:rsidRPr="00624518" w:rsidRDefault="001546B5">
      <w:pPr>
        <w:pStyle w:val="ListParagraph"/>
        <w:numPr>
          <w:ilvl w:val="0"/>
          <w:numId w:val="4"/>
        </w:numPr>
        <w:spacing w:after="160" w:line="360" w:lineRule="auto"/>
        <w:outlineLvl w:val="1"/>
        <w:rPr>
          <w:b/>
          <w:bCs/>
          <w:vanish/>
          <w:sz w:val="28"/>
          <w:szCs w:val="28"/>
        </w:rPr>
      </w:pPr>
      <w:bookmarkStart w:id="849" w:name="_Toc26359836"/>
      <w:bookmarkStart w:id="850" w:name="_Toc26359944"/>
      <w:bookmarkStart w:id="851" w:name="_Toc26360011"/>
      <w:bookmarkStart w:id="852" w:name="_Toc41927723"/>
      <w:bookmarkStart w:id="853" w:name="_Toc42013962"/>
      <w:bookmarkStart w:id="854" w:name="_Toc42090834"/>
      <w:bookmarkStart w:id="855" w:name="_Toc42175405"/>
      <w:bookmarkStart w:id="856" w:name="_Toc42247632"/>
      <w:bookmarkStart w:id="857" w:name="_Toc42247707"/>
      <w:bookmarkStart w:id="858" w:name="_Toc42467901"/>
      <w:bookmarkStart w:id="859" w:name="_Toc42467964"/>
      <w:bookmarkStart w:id="860" w:name="_Toc42505343"/>
      <w:bookmarkStart w:id="861" w:name="_Toc42505402"/>
      <w:bookmarkStart w:id="862" w:name="_Toc42505461"/>
      <w:bookmarkStart w:id="863" w:name="_Toc42726174"/>
      <w:bookmarkStart w:id="864" w:name="_Toc12041890"/>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2A2C8B5B" w14:textId="77777777" w:rsidR="001546B5" w:rsidRPr="00624518" w:rsidRDefault="001546B5">
      <w:pPr>
        <w:pStyle w:val="ListParagraph"/>
        <w:numPr>
          <w:ilvl w:val="0"/>
          <w:numId w:val="4"/>
        </w:numPr>
        <w:spacing w:after="160" w:line="360" w:lineRule="auto"/>
        <w:outlineLvl w:val="1"/>
        <w:rPr>
          <w:b/>
          <w:bCs/>
          <w:vanish/>
          <w:sz w:val="28"/>
          <w:szCs w:val="28"/>
        </w:rPr>
      </w:pPr>
      <w:bookmarkStart w:id="865" w:name="_Toc26359837"/>
      <w:bookmarkStart w:id="866" w:name="_Toc26359945"/>
      <w:bookmarkStart w:id="867" w:name="_Toc26360012"/>
      <w:bookmarkStart w:id="868" w:name="_Toc41927724"/>
      <w:bookmarkStart w:id="869" w:name="_Toc42013963"/>
      <w:bookmarkStart w:id="870" w:name="_Toc42090835"/>
      <w:bookmarkStart w:id="871" w:name="_Toc42175406"/>
      <w:bookmarkStart w:id="872" w:name="_Toc42247633"/>
      <w:bookmarkStart w:id="873" w:name="_Toc42247708"/>
      <w:bookmarkStart w:id="874" w:name="_Toc42467902"/>
      <w:bookmarkStart w:id="875" w:name="_Toc42467965"/>
      <w:bookmarkStart w:id="876" w:name="_Toc42505344"/>
      <w:bookmarkStart w:id="877" w:name="_Toc42505403"/>
      <w:bookmarkStart w:id="878" w:name="_Toc42505462"/>
      <w:bookmarkStart w:id="879" w:name="_Toc42726175"/>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14:paraId="4258212B" w14:textId="1B91245C" w:rsidR="001546B5" w:rsidRPr="00624518" w:rsidRDefault="001546B5">
      <w:pPr>
        <w:pStyle w:val="ListParagraph"/>
        <w:numPr>
          <w:ilvl w:val="1"/>
          <w:numId w:val="4"/>
        </w:numPr>
        <w:spacing w:after="160" w:line="360" w:lineRule="auto"/>
        <w:ind w:left="709" w:hanging="709"/>
        <w:outlineLvl w:val="1"/>
        <w:rPr>
          <w:b/>
          <w:bCs/>
          <w:sz w:val="28"/>
          <w:szCs w:val="28"/>
        </w:rPr>
      </w:pPr>
      <w:bookmarkStart w:id="880" w:name="_Toc42726176"/>
      <w:r w:rsidRPr="00624518">
        <w:rPr>
          <w:b/>
          <w:bCs/>
          <w:sz w:val="28"/>
          <w:szCs w:val="28"/>
        </w:rPr>
        <w:t>Các khái niệm và cơ chế hoạt động</w:t>
      </w:r>
      <w:bookmarkEnd w:id="880"/>
    </w:p>
    <w:p w14:paraId="49FD37E7" w14:textId="77777777" w:rsidR="001546B5" w:rsidRPr="00624518" w:rsidRDefault="001546B5">
      <w:pPr>
        <w:pStyle w:val="ListParagraph"/>
        <w:numPr>
          <w:ilvl w:val="2"/>
          <w:numId w:val="4"/>
        </w:numPr>
        <w:spacing w:after="160" w:line="360" w:lineRule="auto"/>
        <w:outlineLvl w:val="2"/>
        <w:rPr>
          <w:i/>
          <w:iCs/>
          <w:sz w:val="28"/>
          <w:szCs w:val="28"/>
        </w:rPr>
      </w:pPr>
      <w:bookmarkStart w:id="881" w:name="_Toc42726177"/>
      <w:r w:rsidRPr="00624518">
        <w:rPr>
          <w:i/>
          <w:iCs/>
          <w:sz w:val="28"/>
          <w:szCs w:val="28"/>
        </w:rPr>
        <w:t>Tổng quan về C#</w:t>
      </w:r>
      <w:bookmarkEnd w:id="864"/>
      <w:bookmarkEnd w:id="881"/>
    </w:p>
    <w:p w14:paraId="12566520" w14:textId="77777777" w:rsidR="001546B5" w:rsidRPr="00624518" w:rsidRDefault="001546B5">
      <w:pPr>
        <w:pStyle w:val="ListParagraph"/>
        <w:numPr>
          <w:ilvl w:val="3"/>
          <w:numId w:val="4"/>
        </w:numPr>
        <w:spacing w:after="160" w:line="360" w:lineRule="auto"/>
        <w:outlineLvl w:val="3"/>
        <w:rPr>
          <w:szCs w:val="26"/>
          <w:u w:val="single"/>
        </w:rPr>
      </w:pPr>
      <w:r w:rsidRPr="00624518">
        <w:rPr>
          <w:szCs w:val="26"/>
          <w:u w:val="single"/>
        </w:rPr>
        <w:t>Môi trường lập trình</w:t>
      </w:r>
    </w:p>
    <w:p w14:paraId="177225B0" w14:textId="77777777" w:rsidR="001546B5" w:rsidRPr="00624518" w:rsidRDefault="001546B5">
      <w:pPr>
        <w:spacing w:after="160" w:line="360" w:lineRule="auto"/>
        <w:jc w:val="center"/>
        <w:rPr>
          <w:szCs w:val="26"/>
          <w:u w:val="single"/>
        </w:rPr>
      </w:pPr>
      <w:r w:rsidRPr="00624518">
        <w:rPr>
          <w:noProof/>
        </w:rPr>
        <w:drawing>
          <wp:inline distT="0" distB="0" distL="0" distR="0" wp14:anchorId="79482C5D" wp14:editId="60DAF128">
            <wp:extent cx="2778842" cy="1266825"/>
            <wp:effectExtent l="0" t="0" r="2540" b="0"/>
            <wp:docPr id="8" name="Picture 8"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isual studio 2019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158" cy="1267425"/>
                    </a:xfrm>
                    <a:prstGeom prst="rect">
                      <a:avLst/>
                    </a:prstGeom>
                    <a:noFill/>
                    <a:ln>
                      <a:noFill/>
                    </a:ln>
                  </pic:spPr>
                </pic:pic>
              </a:graphicData>
            </a:graphic>
          </wp:inline>
        </w:drawing>
      </w:r>
    </w:p>
    <w:p w14:paraId="111C9919" w14:textId="77777777" w:rsidR="001546B5" w:rsidRPr="00624518" w:rsidRDefault="001546B5">
      <w:pPr>
        <w:spacing w:after="160" w:line="360" w:lineRule="auto"/>
        <w:ind w:firstLine="567"/>
        <w:jc w:val="both"/>
        <w:rPr>
          <w:sz w:val="26"/>
          <w:szCs w:val="26"/>
        </w:rPr>
      </w:pPr>
      <w:r w:rsidRPr="00624518">
        <w:rPr>
          <w:sz w:val="26"/>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2A047D" w14:textId="77777777" w:rsidR="001546B5" w:rsidRPr="00624518" w:rsidRDefault="001546B5">
      <w:pPr>
        <w:spacing w:after="160" w:line="360" w:lineRule="auto"/>
        <w:ind w:firstLine="567"/>
        <w:jc w:val="both"/>
        <w:rPr>
          <w:sz w:val="26"/>
          <w:szCs w:val="26"/>
        </w:rPr>
      </w:pPr>
      <w:r w:rsidRPr="00624518">
        <w:rPr>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13FAEFED" w14:textId="77777777" w:rsidR="001546B5" w:rsidRPr="00624518" w:rsidRDefault="001546B5">
      <w:pPr>
        <w:pStyle w:val="ListParagraph"/>
        <w:numPr>
          <w:ilvl w:val="3"/>
          <w:numId w:val="4"/>
        </w:numPr>
        <w:spacing w:after="160" w:line="360" w:lineRule="auto"/>
        <w:outlineLvl w:val="3"/>
        <w:rPr>
          <w:szCs w:val="26"/>
          <w:u w:val="single"/>
        </w:rPr>
      </w:pPr>
      <w:r w:rsidRPr="00624518">
        <w:rPr>
          <w:szCs w:val="26"/>
          <w:u w:val="single"/>
        </w:rPr>
        <w:t>Ngôn ngữ lập trình C#</w:t>
      </w:r>
    </w:p>
    <w:p w14:paraId="1CD319A3" w14:textId="77777777" w:rsidR="001546B5" w:rsidRPr="00624518" w:rsidRDefault="001546B5">
      <w:pPr>
        <w:spacing w:after="160" w:line="360" w:lineRule="auto"/>
        <w:jc w:val="center"/>
        <w:rPr>
          <w:szCs w:val="26"/>
          <w:u w:val="single"/>
        </w:rPr>
      </w:pPr>
      <w:r w:rsidRPr="00624518">
        <w:rPr>
          <w:noProof/>
        </w:rPr>
        <w:drawing>
          <wp:inline distT="0" distB="0" distL="0" distR="0" wp14:anchorId="4A6271A8" wp14:editId="3DAF29F9">
            <wp:extent cx="1515495" cy="1628775"/>
            <wp:effectExtent l="0" t="0" r="0" b="0"/>
            <wp:docPr id="10" name="Picture 10"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c#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2321" cy="1636111"/>
                    </a:xfrm>
                    <a:prstGeom prst="rect">
                      <a:avLst/>
                    </a:prstGeom>
                    <a:noFill/>
                    <a:ln>
                      <a:noFill/>
                    </a:ln>
                  </pic:spPr>
                </pic:pic>
              </a:graphicData>
            </a:graphic>
          </wp:inline>
        </w:drawing>
      </w:r>
    </w:p>
    <w:p w14:paraId="698B4114" w14:textId="77777777" w:rsidR="001546B5" w:rsidRPr="00624518" w:rsidRDefault="001546B5">
      <w:pPr>
        <w:spacing w:after="160" w:line="360" w:lineRule="auto"/>
        <w:ind w:firstLine="567"/>
        <w:jc w:val="both"/>
        <w:rPr>
          <w:sz w:val="26"/>
          <w:szCs w:val="26"/>
        </w:rPr>
      </w:pPr>
      <w:r w:rsidRPr="00624518">
        <w:rPr>
          <w:sz w:val="26"/>
          <w:szCs w:val="26"/>
        </w:rPr>
        <w:lastRenderedPageBreak/>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1E4C8551" w14:textId="77777777" w:rsidR="001546B5" w:rsidRPr="00624518" w:rsidRDefault="001546B5">
      <w:pPr>
        <w:spacing w:after="160" w:line="360" w:lineRule="auto"/>
        <w:ind w:firstLine="567"/>
        <w:jc w:val="both"/>
        <w:rPr>
          <w:sz w:val="26"/>
          <w:szCs w:val="26"/>
        </w:rPr>
      </w:pPr>
      <w:r w:rsidRPr="00624518">
        <w:rPr>
          <w:sz w:val="26"/>
          <w:szCs w:val="26"/>
        </w:rPr>
        <w:t>C# được phát triển bởi Anders Hejlsberg và team của ông trong khi phát triển .Net Framework.</w:t>
      </w:r>
    </w:p>
    <w:p w14:paraId="78A34139" w14:textId="77777777" w:rsidR="001546B5" w:rsidRPr="00624518" w:rsidRDefault="001546B5">
      <w:pPr>
        <w:spacing w:after="160" w:line="360" w:lineRule="auto"/>
        <w:ind w:firstLine="567"/>
        <w:jc w:val="both"/>
        <w:rPr>
          <w:sz w:val="26"/>
          <w:szCs w:val="26"/>
        </w:rPr>
      </w:pPr>
      <w:r w:rsidRPr="00624518">
        <w:rPr>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A0A2EE1" w14:textId="77777777" w:rsidR="001546B5" w:rsidRPr="00624518" w:rsidRDefault="001546B5">
      <w:pPr>
        <w:pStyle w:val="ListParagraph"/>
        <w:numPr>
          <w:ilvl w:val="3"/>
          <w:numId w:val="4"/>
        </w:numPr>
        <w:spacing w:after="160" w:line="360" w:lineRule="auto"/>
        <w:outlineLvl w:val="3"/>
        <w:rPr>
          <w:szCs w:val="26"/>
          <w:u w:val="single"/>
        </w:rPr>
      </w:pPr>
      <w:r w:rsidRPr="00624518">
        <w:rPr>
          <w:szCs w:val="26"/>
          <w:u w:val="single"/>
        </w:rPr>
        <w:t>Mô hình ASP.NET MVC</w:t>
      </w:r>
    </w:p>
    <w:p w14:paraId="63B53B4A" w14:textId="77777777" w:rsidR="001546B5" w:rsidRPr="00624518" w:rsidRDefault="001546B5">
      <w:pPr>
        <w:spacing w:after="160" w:line="360" w:lineRule="auto"/>
        <w:ind w:firstLine="567"/>
        <w:jc w:val="both"/>
        <w:rPr>
          <w:sz w:val="26"/>
          <w:szCs w:val="26"/>
        </w:rPr>
      </w:pPr>
      <w:r w:rsidRPr="00624518">
        <w:rPr>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3AB05FA6" w14:textId="77777777" w:rsidR="001546B5" w:rsidRPr="00624518" w:rsidRDefault="001546B5">
      <w:pPr>
        <w:spacing w:after="160" w:line="360" w:lineRule="auto"/>
        <w:ind w:firstLine="567"/>
        <w:jc w:val="center"/>
        <w:rPr>
          <w:sz w:val="26"/>
          <w:szCs w:val="26"/>
        </w:rPr>
      </w:pPr>
      <w:r w:rsidRPr="00624518">
        <w:rPr>
          <w:noProof/>
          <w:sz w:val="26"/>
          <w:szCs w:val="26"/>
        </w:rPr>
        <w:drawing>
          <wp:inline distT="0" distB="0" distL="0" distR="0" wp14:anchorId="03EA1D89" wp14:editId="477BCFB6">
            <wp:extent cx="3905250" cy="2792015"/>
            <wp:effectExtent l="0" t="0" r="0" b="0"/>
            <wp:docPr id="11" name="Picture 11"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SP.NET MVC lÃ  g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092" cy="2796192"/>
                    </a:xfrm>
                    <a:prstGeom prst="rect">
                      <a:avLst/>
                    </a:prstGeom>
                    <a:noFill/>
                    <a:ln>
                      <a:noFill/>
                    </a:ln>
                  </pic:spPr>
                </pic:pic>
              </a:graphicData>
            </a:graphic>
          </wp:inline>
        </w:drawing>
      </w:r>
    </w:p>
    <w:p w14:paraId="1B522E03" w14:textId="77777777" w:rsidR="001546B5" w:rsidRPr="00624518" w:rsidRDefault="001546B5">
      <w:pPr>
        <w:pStyle w:val="ListParagraph"/>
        <w:numPr>
          <w:ilvl w:val="0"/>
          <w:numId w:val="5"/>
        </w:numPr>
        <w:spacing w:after="160" w:line="360" w:lineRule="auto"/>
        <w:jc w:val="both"/>
        <w:rPr>
          <w:szCs w:val="26"/>
        </w:rPr>
      </w:pPr>
      <w:r w:rsidRPr="00624518">
        <w:rPr>
          <w:szCs w:val="26"/>
        </w:rPr>
        <w:t>Model giúp lưu trữ dữ liệu của ứng dụng và trạng thái của nó. Nó là một cơ sở dữ liệu hoặc cũng có thể chỉ là một tập tin XML.</w:t>
      </w:r>
    </w:p>
    <w:p w14:paraId="3ABBE03D" w14:textId="77777777" w:rsidR="001546B5" w:rsidRPr="00624518" w:rsidRDefault="001546B5">
      <w:pPr>
        <w:pStyle w:val="ListParagraph"/>
        <w:numPr>
          <w:ilvl w:val="0"/>
          <w:numId w:val="5"/>
        </w:numPr>
        <w:spacing w:after="160" w:line="360" w:lineRule="auto"/>
        <w:jc w:val="both"/>
        <w:rPr>
          <w:szCs w:val="26"/>
        </w:rPr>
      </w:pPr>
      <w:r w:rsidRPr="00624518">
        <w:rPr>
          <w:szCs w:val="26"/>
        </w:rPr>
        <w:lastRenderedPageBreak/>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54965202" w14:textId="77777777" w:rsidR="001546B5" w:rsidRPr="00624518" w:rsidRDefault="001546B5">
      <w:pPr>
        <w:pStyle w:val="ListParagraph"/>
        <w:numPr>
          <w:ilvl w:val="0"/>
          <w:numId w:val="5"/>
        </w:numPr>
        <w:spacing w:after="160" w:line="360" w:lineRule="auto"/>
        <w:jc w:val="both"/>
        <w:rPr>
          <w:szCs w:val="26"/>
        </w:rPr>
      </w:pPr>
      <w:r w:rsidRPr="00624518">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5D50C5E" w14:textId="77777777" w:rsidR="001546B5" w:rsidRPr="00624518" w:rsidRDefault="001546B5">
      <w:pPr>
        <w:spacing w:after="160" w:line="360" w:lineRule="auto"/>
        <w:ind w:firstLine="567"/>
        <w:jc w:val="both"/>
        <w:rPr>
          <w:sz w:val="26"/>
          <w:szCs w:val="26"/>
        </w:rPr>
      </w:pPr>
      <w:r w:rsidRPr="00624518">
        <w:rPr>
          <w:sz w:val="26"/>
          <w:szCs w:val="26"/>
        </w:rPr>
        <w:t>Framework này là khá nhẹ và cung cấp khả năng kiểm thử, trong đó tích hợp với các tính năng hiện có của ASP.NET như xác thực (authentication) dựa trên membership và cả các master page.</w:t>
      </w:r>
    </w:p>
    <w:p w14:paraId="7AC8498A" w14:textId="77777777" w:rsidR="001546B5" w:rsidRPr="00624518" w:rsidRDefault="001546B5">
      <w:pPr>
        <w:pStyle w:val="ListParagraph"/>
        <w:numPr>
          <w:ilvl w:val="2"/>
          <w:numId w:val="4"/>
        </w:numPr>
        <w:spacing w:after="160" w:line="360" w:lineRule="auto"/>
        <w:outlineLvl w:val="2"/>
        <w:rPr>
          <w:i/>
          <w:iCs/>
          <w:sz w:val="28"/>
          <w:szCs w:val="28"/>
        </w:rPr>
      </w:pPr>
      <w:bookmarkStart w:id="882" w:name="_Toc12041892"/>
      <w:bookmarkStart w:id="883" w:name="_Toc42726178"/>
      <w:r w:rsidRPr="00624518">
        <w:rPr>
          <w:i/>
          <w:iCs/>
          <w:sz w:val="28"/>
          <w:szCs w:val="28"/>
        </w:rPr>
        <w:t>Giới thiệu về hệ quản trị cơ sở dữ liệu SQL Server</w:t>
      </w:r>
      <w:bookmarkEnd w:id="882"/>
      <w:bookmarkEnd w:id="883"/>
    </w:p>
    <w:p w14:paraId="70BA247F" w14:textId="77777777" w:rsidR="001546B5" w:rsidRPr="00624518" w:rsidRDefault="001546B5">
      <w:pPr>
        <w:pStyle w:val="ListParagraph"/>
        <w:spacing w:line="360" w:lineRule="auto"/>
        <w:rPr>
          <w:i/>
          <w:iCs/>
          <w:sz w:val="28"/>
          <w:szCs w:val="28"/>
        </w:rPr>
        <w:pPrChange w:id="884" w:author="Tuan Tran" w:date="2020-06-11T10:10:00Z">
          <w:pPr>
            <w:pStyle w:val="ListParagraph"/>
          </w:pPr>
        </w:pPrChange>
      </w:pPr>
    </w:p>
    <w:p w14:paraId="30171599" w14:textId="77777777" w:rsidR="001546B5" w:rsidRPr="00624518" w:rsidRDefault="001546B5">
      <w:pPr>
        <w:spacing w:after="160" w:line="360" w:lineRule="auto"/>
        <w:ind w:firstLine="567"/>
        <w:jc w:val="center"/>
        <w:rPr>
          <w:szCs w:val="26"/>
        </w:rPr>
      </w:pPr>
      <w:r w:rsidRPr="00624518">
        <w:rPr>
          <w:noProof/>
        </w:rPr>
        <w:drawing>
          <wp:inline distT="0" distB="0" distL="0" distR="0" wp14:anchorId="3CBA172F" wp14:editId="4A18338D">
            <wp:extent cx="2316574" cy="1876425"/>
            <wp:effectExtent l="0" t="0" r="7620" b="0"/>
            <wp:docPr id="14" name="Picture 14"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ql server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885" cy="1888017"/>
                    </a:xfrm>
                    <a:prstGeom prst="rect">
                      <a:avLst/>
                    </a:prstGeom>
                    <a:noFill/>
                    <a:ln>
                      <a:noFill/>
                    </a:ln>
                  </pic:spPr>
                </pic:pic>
              </a:graphicData>
            </a:graphic>
          </wp:inline>
        </w:drawing>
      </w:r>
    </w:p>
    <w:p w14:paraId="00A452FF" w14:textId="77777777" w:rsidR="001546B5" w:rsidRPr="00624518" w:rsidRDefault="001546B5">
      <w:pPr>
        <w:spacing w:after="160" w:line="360" w:lineRule="auto"/>
        <w:ind w:firstLine="567"/>
        <w:jc w:val="both"/>
        <w:rPr>
          <w:sz w:val="26"/>
          <w:szCs w:val="26"/>
        </w:rPr>
      </w:pPr>
      <w:r w:rsidRPr="00624518">
        <w:rPr>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B10ADE5" w14:textId="77777777" w:rsidR="001546B5" w:rsidRPr="00624518" w:rsidRDefault="001546B5">
      <w:pPr>
        <w:spacing w:after="160" w:line="360" w:lineRule="auto"/>
        <w:ind w:firstLine="567"/>
        <w:jc w:val="both"/>
        <w:rPr>
          <w:sz w:val="26"/>
          <w:szCs w:val="26"/>
        </w:rPr>
      </w:pPr>
      <w:r w:rsidRPr="00624518">
        <w:rPr>
          <w:sz w:val="26"/>
          <w:szCs w:val="26"/>
        </w:rPr>
        <w:t xml:space="preserve">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w:t>
      </w:r>
      <w:r w:rsidRPr="00624518">
        <w:rPr>
          <w:sz w:val="26"/>
          <w:szCs w:val="26"/>
        </w:rPr>
        <w:lastRenderedPageBreak/>
        <w:t>dịch vụ lớn là Database Engine, Intergration Service, Reporting service và Analysis Services.</w:t>
      </w:r>
    </w:p>
    <w:p w14:paraId="09EBF8F2" w14:textId="77777777" w:rsidR="001546B5" w:rsidRPr="00624518" w:rsidRDefault="001546B5">
      <w:pPr>
        <w:pStyle w:val="ListParagraph"/>
        <w:numPr>
          <w:ilvl w:val="1"/>
          <w:numId w:val="4"/>
        </w:numPr>
        <w:spacing w:after="160" w:line="360" w:lineRule="auto"/>
        <w:ind w:left="709" w:hanging="709"/>
        <w:outlineLvl w:val="1"/>
        <w:rPr>
          <w:b/>
          <w:bCs/>
          <w:sz w:val="28"/>
          <w:szCs w:val="28"/>
        </w:rPr>
      </w:pPr>
      <w:bookmarkStart w:id="885" w:name="_Toc12041893"/>
      <w:bookmarkStart w:id="886" w:name="_Toc42726179"/>
      <w:r w:rsidRPr="00624518">
        <w:rPr>
          <w:b/>
          <w:bCs/>
          <w:sz w:val="28"/>
          <w:szCs w:val="28"/>
        </w:rPr>
        <w:t>Mô hình giải pháp</w:t>
      </w:r>
      <w:bookmarkEnd w:id="885"/>
      <w:bookmarkEnd w:id="886"/>
    </w:p>
    <w:p w14:paraId="74518CAF" w14:textId="57704715" w:rsidR="001546B5" w:rsidRDefault="001546B5">
      <w:pPr>
        <w:pStyle w:val="ListParagraph"/>
        <w:numPr>
          <w:ilvl w:val="2"/>
          <w:numId w:val="4"/>
        </w:numPr>
        <w:spacing w:after="160" w:line="360" w:lineRule="auto"/>
        <w:outlineLvl w:val="2"/>
        <w:rPr>
          <w:i/>
          <w:iCs/>
          <w:sz w:val="28"/>
          <w:szCs w:val="28"/>
        </w:rPr>
      </w:pPr>
      <w:bookmarkStart w:id="887" w:name="_Toc12041894"/>
      <w:bookmarkStart w:id="888" w:name="_Toc42726180"/>
      <w:r w:rsidRPr="00624518">
        <w:rPr>
          <w:i/>
          <w:iCs/>
          <w:sz w:val="28"/>
          <w:szCs w:val="28"/>
        </w:rPr>
        <w:t>Mô hình tổng quát</w:t>
      </w:r>
      <w:bookmarkEnd w:id="887"/>
      <w:bookmarkEnd w:id="888"/>
    </w:p>
    <w:p w14:paraId="0963E4D9" w14:textId="3157280F" w:rsidR="00A30796" w:rsidRDefault="00A30796">
      <w:pPr>
        <w:spacing w:line="360" w:lineRule="auto"/>
        <w:jc w:val="center"/>
        <w:rPr>
          <w:i/>
          <w:iCs/>
          <w:sz w:val="28"/>
          <w:szCs w:val="28"/>
        </w:rPr>
        <w:pPrChange w:id="889" w:author="Tuan Tran" w:date="2020-06-11T10:10:00Z">
          <w:pPr>
            <w:jc w:val="center"/>
          </w:pPr>
        </w:pPrChange>
      </w:pPr>
      <w:r>
        <w:rPr>
          <w:b/>
          <w:noProof/>
          <w:szCs w:val="26"/>
          <w:lang w:eastAsia="vi-VN"/>
        </w:rPr>
        <mc:AlternateContent>
          <mc:Choice Requires="wpg">
            <w:drawing>
              <wp:inline distT="0" distB="0" distL="0" distR="0" wp14:anchorId="40F4EC9A" wp14:editId="611BE035">
                <wp:extent cx="5229911" cy="3437865"/>
                <wp:effectExtent l="0" t="0" r="27940" b="10795"/>
                <wp:docPr id="213" name="Group 213"/>
                <wp:cNvGraphicFramePr/>
                <a:graphic xmlns:a="http://schemas.openxmlformats.org/drawingml/2006/main">
                  <a:graphicData uri="http://schemas.microsoft.com/office/word/2010/wordprocessingGroup">
                    <wpg:wgp>
                      <wpg:cNvGrpSpPr/>
                      <wpg:grpSpPr>
                        <a:xfrm>
                          <a:off x="0" y="0"/>
                          <a:ext cx="5229911" cy="3437865"/>
                          <a:chOff x="-135172" y="-26"/>
                          <a:chExt cx="5229911" cy="3437865"/>
                        </a:xfrm>
                      </wpg:grpSpPr>
                      <wps:wsp>
                        <wps:cNvPr id="214" name="Rectangle 214"/>
                        <wps:cNvSpPr/>
                        <wps:spPr>
                          <a:xfrm>
                            <a:off x="1104889" y="320"/>
                            <a:ext cx="876300" cy="59975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6B70F" w14:textId="2167BB96" w:rsidR="00507AB5" w:rsidRPr="00636451" w:rsidRDefault="00507AB5" w:rsidP="00A30796">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190865" y="-26"/>
                            <a:ext cx="1009650" cy="6000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00DE45" w14:textId="30B49EC3" w:rsidR="00507AB5" w:rsidRPr="00636451" w:rsidRDefault="00507AB5" w:rsidP="00A30796">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loud 219"/>
                        <wps:cNvSpPr/>
                        <wps:spPr>
                          <a:xfrm>
                            <a:off x="922021" y="845030"/>
                            <a:ext cx="3049905" cy="680085"/>
                          </a:xfrm>
                          <a:prstGeom prst="cloud">
                            <a:avLst/>
                          </a:prstGeom>
                          <a:ln w="19050"/>
                        </wps:spPr>
                        <wps:style>
                          <a:lnRef idx="2">
                            <a:schemeClr val="dk1"/>
                          </a:lnRef>
                          <a:fillRef idx="1">
                            <a:schemeClr val="lt1"/>
                          </a:fillRef>
                          <a:effectRef idx="0">
                            <a:schemeClr val="dk1"/>
                          </a:effectRef>
                          <a:fontRef idx="minor">
                            <a:schemeClr val="dk1"/>
                          </a:fontRef>
                        </wps:style>
                        <wps:txbx>
                          <w:txbxContent>
                            <w:p w14:paraId="22434D74" w14:textId="2F34342D" w:rsidR="00507AB5" w:rsidRPr="005754E7" w:rsidRDefault="00507AB5" w:rsidP="00A30796">
                              <w:pPr>
                                <w:spacing w:before="120"/>
                                <w:jc w:val="center"/>
                                <w:rPr>
                                  <w:b/>
                                </w:rPr>
                              </w:pPr>
                              <w:r w:rsidRPr="005754E7">
                                <w:rPr>
                                  <w:b/>
                                </w:rPr>
                                <w:t>INTERNET</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135172" y="1854067"/>
                            <a:ext cx="5229911" cy="329184"/>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AFF1789" w14:textId="77777777" w:rsidR="00507AB5" w:rsidRPr="00636451" w:rsidRDefault="00507AB5" w:rsidP="00A30796">
                              <w:pPr>
                                <w:jc w:val="center"/>
                              </w:pPr>
                              <w:r>
                                <w:t>Giao diện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lowchart: Magnetic Disk 221"/>
                        <wps:cNvSpPr/>
                        <wps:spPr>
                          <a:xfrm>
                            <a:off x="2198784" y="2552700"/>
                            <a:ext cx="636422" cy="885139"/>
                          </a:xfrm>
                          <a:prstGeom prst="flowChartMagneticDisk">
                            <a:avLst/>
                          </a:prstGeom>
                          <a:ln w="19050"/>
                        </wps:spPr>
                        <wps:style>
                          <a:lnRef idx="2">
                            <a:schemeClr val="dk1"/>
                          </a:lnRef>
                          <a:fillRef idx="1">
                            <a:schemeClr val="lt1"/>
                          </a:fillRef>
                          <a:effectRef idx="0">
                            <a:schemeClr val="dk1"/>
                          </a:effectRef>
                          <a:fontRef idx="minor">
                            <a:schemeClr val="dk1"/>
                          </a:fontRef>
                        </wps:style>
                        <wps:txbx>
                          <w:txbxContent>
                            <w:p w14:paraId="7736A5AD" w14:textId="77777777" w:rsidR="00507AB5" w:rsidRPr="00825731" w:rsidRDefault="00507AB5" w:rsidP="00A30796">
                              <w:pPr>
                                <w:jc w:val="center"/>
                              </w:pPr>
                              <w:r w:rsidRPr="00825731">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1548689" y="600049"/>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719703" y="614042"/>
                            <a:ext cx="0" cy="328930"/>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519072" y="1525070"/>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519074" y="2223756"/>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0F4EC9A" id="Group 213" o:spid="_x0000_s1026" style="width:411.8pt;height:270.7pt;mso-position-horizontal-relative:char;mso-position-vertical-relative:line" coordorigin="-1351" coordsize="52299,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">
                <v:rect id="Rectangle 214" o:spid="_x0000_s1027"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" fillcolor="white [3201]" strokecolor="black [3200]" strokeweight="1.5pt">
                  <v:textbox>
                    <w:txbxContent>
                      <w:p w14:paraId="35E6B70F" w14:textId="2167BB96" w:rsidR="00507AB5" w:rsidRPr="00636451" w:rsidRDefault="00507AB5" w:rsidP="00A30796">
                        <w:pPr>
                          <w:jc w:val="center"/>
                        </w:pPr>
                        <w:r>
                          <w:t>Người dùng</w:t>
                        </w:r>
                      </w:p>
                    </w:txbxContent>
                  </v:textbox>
                </v:rect>
                <v:rect id="Rectangle 216" o:spid="_x0000_s1028"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" fillcolor="white [3201]" strokecolor="black [3200]" strokeweight="1.5pt">
                  <v:textbox>
                    <w:txbxContent>
                      <w:p w14:paraId="5C00DE45" w14:textId="30B49EC3" w:rsidR="00507AB5" w:rsidRPr="00636451" w:rsidRDefault="00507AB5" w:rsidP="00A30796">
                        <w:pPr>
                          <w:jc w:val="center"/>
                        </w:pPr>
                        <w:r>
                          <w:t>Quản trị viên</w:t>
                        </w:r>
                      </w:p>
                    </w:txbxContent>
                  </v:textbox>
                </v:rect>
                <v:shape id="Cloud 219" o:spid="_x0000_s1029" style="position:absolute;left:9220;top:8450;width:30499;height:680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331324,412097;152495,399550;489114,549405;410890,555403;1163341,615382;1116181,587990;2035176,547075;2016326,577128;2409496,361358;2639015,473698;2950924,241714;2848696,283841;2705661,85420;2711027,105319;2052897,62215;2105282,36838;1563147,74306;1588492,52423;988395,81736;1080175,102957;291365,248562;275339,226223" o:connectangles="0,0,0,0,0,0,0,0,0,0,0,0,0,0,0,0,0,0,0,0,0,0" textboxrect="0,0,43200,43200"/>
                  <v:textbox>
                    <w:txbxContent>
                      <w:p w14:paraId="22434D74" w14:textId="2F34342D" w:rsidR="00507AB5" w:rsidRPr="005754E7" w:rsidRDefault="00507AB5" w:rsidP="00A30796">
                        <w:pPr>
                          <w:spacing w:before="120"/>
                          <w:jc w:val="center"/>
                          <w:rPr>
                            <w:b/>
                          </w:rPr>
                        </w:pPr>
                        <w:r w:rsidRPr="005754E7">
                          <w:rPr>
                            <w:b/>
                          </w:rPr>
                          <w:t>INTERNET</w:t>
                        </w:r>
                        <w:r>
                          <w:rPr>
                            <w:b/>
                          </w:rPr>
                          <w:t>.</w:t>
                        </w:r>
                      </w:p>
                    </w:txbxContent>
                  </v:textbox>
                </v:shape>
                <v:rect id="Rectangle 220" o:spid="_x0000_s1030" style="position:absolute;left:-1351;top:18540;width:52298;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" fillcolor="white [3201]" strokecolor="black [3200]" strokeweight="1.5pt">
                  <v:textbox>
                    <w:txbxContent>
                      <w:p w14:paraId="0AFF1789" w14:textId="77777777" w:rsidR="00507AB5" w:rsidRPr="00636451" w:rsidRDefault="00507AB5" w:rsidP="00A30796">
                        <w:pPr>
                          <w:jc w:val="center"/>
                        </w:pPr>
                        <w:r>
                          <w:t>Giao diện Website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1987;top:25527;width:6365;height:8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" fillcolor="white [3201]" strokecolor="black [3200]" strokeweight="1.5pt">
                  <v:stroke joinstyle="miter"/>
                  <v:textbox>
                    <w:txbxContent>
                      <w:p w14:paraId="7736A5AD" w14:textId="77777777" w:rsidR="00507AB5" w:rsidRPr="00825731" w:rsidRDefault="00507AB5" w:rsidP="00A30796">
                        <w:pPr>
                          <w:jc w:val="center"/>
                        </w:pPr>
                        <w:r w:rsidRPr="00825731">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5190;top:1525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5190;top:22237;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" strokecolor="black [3200]" strokeweight="2.25pt">
                  <v:stroke startarrow="block" endarrow="block" joinstyle="miter"/>
                </v:shape>
                <w10:anchorlock/>
              </v:group>
            </w:pict>
          </mc:Fallback>
        </mc:AlternateContent>
      </w:r>
    </w:p>
    <w:p w14:paraId="77A88437" w14:textId="77777777" w:rsidR="00A30796" w:rsidRPr="00A30796" w:rsidRDefault="00A30796">
      <w:pPr>
        <w:spacing w:line="360" w:lineRule="auto"/>
        <w:rPr>
          <w:i/>
          <w:iCs/>
          <w:sz w:val="28"/>
          <w:szCs w:val="28"/>
        </w:rPr>
        <w:pPrChange w:id="890" w:author="Tuan Tran" w:date="2020-06-11T10:10:00Z">
          <w:pPr/>
        </w:pPrChange>
      </w:pPr>
    </w:p>
    <w:p w14:paraId="75253F2F" w14:textId="6DAE567D" w:rsidR="00C43F42" w:rsidRPr="00C43F42" w:rsidRDefault="00C43F42">
      <w:pPr>
        <w:spacing w:line="360" w:lineRule="auto"/>
        <w:rPr>
          <w:sz w:val="26"/>
          <w:szCs w:val="26"/>
        </w:rPr>
        <w:pPrChange w:id="891" w:author="Tuan Tran" w:date="2020-06-11T10:10:00Z">
          <w:pPr>
            <w:spacing w:line="480" w:lineRule="auto"/>
          </w:pPr>
        </w:pPrChange>
      </w:pPr>
    </w:p>
    <w:p w14:paraId="10A21367" w14:textId="379C4BEC" w:rsidR="00515BD2" w:rsidRDefault="00515BD2">
      <w:pPr>
        <w:pStyle w:val="ListParagraph"/>
        <w:numPr>
          <w:ilvl w:val="2"/>
          <w:numId w:val="4"/>
        </w:numPr>
        <w:spacing w:after="160" w:line="360" w:lineRule="auto"/>
        <w:outlineLvl w:val="2"/>
        <w:rPr>
          <w:i/>
          <w:iCs/>
          <w:sz w:val="28"/>
          <w:szCs w:val="28"/>
        </w:rPr>
      </w:pPr>
      <w:bookmarkStart w:id="892" w:name="_Toc42726181"/>
      <w:r w:rsidRPr="00624518">
        <w:rPr>
          <w:i/>
          <w:iCs/>
          <w:sz w:val="28"/>
          <w:szCs w:val="28"/>
        </w:rPr>
        <w:t>Mô hình Usecase</w:t>
      </w:r>
      <w:r w:rsidR="00917667">
        <w:rPr>
          <w:i/>
          <w:iCs/>
          <w:sz w:val="28"/>
          <w:szCs w:val="28"/>
        </w:rPr>
        <w:t xml:space="preserve"> tổng quát</w:t>
      </w:r>
      <w:bookmarkEnd w:id="892"/>
    </w:p>
    <w:p w14:paraId="02197A53" w14:textId="1DAF4AA7" w:rsidR="00917667" w:rsidRDefault="002B4ACD">
      <w:pPr>
        <w:spacing w:line="360" w:lineRule="auto"/>
        <w:jc w:val="center"/>
        <w:rPr>
          <w:i/>
          <w:iCs/>
          <w:sz w:val="28"/>
          <w:szCs w:val="28"/>
        </w:rPr>
        <w:pPrChange w:id="893" w:author="Tuan Tran" w:date="2020-06-11T10:10:00Z">
          <w:pPr>
            <w:jc w:val="center"/>
          </w:pPr>
        </w:pPrChange>
      </w:pPr>
      <w:r>
        <w:rPr>
          <w:noProof/>
        </w:rPr>
        <w:lastRenderedPageBreak/>
        <w:drawing>
          <wp:inline distT="0" distB="0" distL="0" distR="0" wp14:anchorId="43F0DCD2" wp14:editId="7391B47C">
            <wp:extent cx="5791835" cy="4034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4034790"/>
                    </a:xfrm>
                    <a:prstGeom prst="rect">
                      <a:avLst/>
                    </a:prstGeom>
                    <a:noFill/>
                    <a:ln>
                      <a:noFill/>
                    </a:ln>
                  </pic:spPr>
                </pic:pic>
              </a:graphicData>
            </a:graphic>
          </wp:inline>
        </w:drawing>
      </w:r>
    </w:p>
    <w:p w14:paraId="450551CA" w14:textId="77777777" w:rsidR="003B3983" w:rsidRDefault="003B3983">
      <w:pPr>
        <w:spacing w:line="360" w:lineRule="auto"/>
        <w:pPrChange w:id="894" w:author="Tuan Tran" w:date="2020-06-11T10:10:00Z">
          <w:pPr/>
        </w:pPrChange>
      </w:pPr>
    </w:p>
    <w:p w14:paraId="153971F8" w14:textId="0736C8F2" w:rsidR="00817872" w:rsidRDefault="00817872">
      <w:pPr>
        <w:pStyle w:val="ListParagraph"/>
        <w:numPr>
          <w:ilvl w:val="2"/>
          <w:numId w:val="4"/>
        </w:numPr>
        <w:spacing w:after="160" w:line="360" w:lineRule="auto"/>
        <w:outlineLvl w:val="2"/>
        <w:rPr>
          <w:i/>
          <w:iCs/>
          <w:sz w:val="28"/>
          <w:szCs w:val="28"/>
        </w:rPr>
      </w:pPr>
      <w:bookmarkStart w:id="895" w:name="_Toc42726182"/>
      <w:r w:rsidRPr="00624518">
        <w:rPr>
          <w:i/>
          <w:iCs/>
          <w:sz w:val="28"/>
          <w:szCs w:val="28"/>
        </w:rPr>
        <w:t>Mô hình Usecase</w:t>
      </w:r>
      <w:r>
        <w:rPr>
          <w:i/>
          <w:iCs/>
          <w:sz w:val="28"/>
          <w:szCs w:val="28"/>
        </w:rPr>
        <w:t xml:space="preserve"> phân rã</w:t>
      </w:r>
      <w:bookmarkEnd w:id="895"/>
    </w:p>
    <w:p w14:paraId="440BBD2B" w14:textId="77777777" w:rsidR="002B4ACD" w:rsidRDefault="002B4ACD">
      <w:pPr>
        <w:pStyle w:val="normaltext"/>
      </w:pPr>
      <w:r>
        <w:t>Usecase tạo lớp học</w:t>
      </w:r>
    </w:p>
    <w:p w14:paraId="1164E8ED" w14:textId="77777777" w:rsidR="002B4ACD" w:rsidRDefault="002B4ACD">
      <w:pPr>
        <w:pStyle w:val="normaltext"/>
      </w:pPr>
      <w:r w:rsidRPr="005E762C">
        <w:lastRenderedPageBreak/>
        <w:drawing>
          <wp:inline distT="0" distB="0" distL="0" distR="0" wp14:anchorId="64212FFB" wp14:editId="683A9EED">
            <wp:extent cx="5791835" cy="3293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93745"/>
                    </a:xfrm>
                    <a:prstGeom prst="rect">
                      <a:avLst/>
                    </a:prstGeom>
                  </pic:spPr>
                </pic:pic>
              </a:graphicData>
            </a:graphic>
          </wp:inline>
        </w:drawing>
      </w:r>
    </w:p>
    <w:p w14:paraId="67487874" w14:textId="77777777" w:rsidR="002B4ACD" w:rsidRDefault="002B4ACD">
      <w:pPr>
        <w:pStyle w:val="normaltext"/>
      </w:pPr>
      <w:r>
        <w:t>Uscase tham gia lớp học</w:t>
      </w:r>
    </w:p>
    <w:p w14:paraId="6241E85C" w14:textId="77777777" w:rsidR="002B4ACD" w:rsidRDefault="002B4ACD">
      <w:pPr>
        <w:pStyle w:val="normaltext"/>
      </w:pPr>
      <w:r>
        <w:drawing>
          <wp:inline distT="0" distB="0" distL="0" distR="0" wp14:anchorId="2BEFD5C5" wp14:editId="2AE8C115">
            <wp:extent cx="5791835" cy="2822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822575"/>
                    </a:xfrm>
                    <a:prstGeom prst="rect">
                      <a:avLst/>
                    </a:prstGeom>
                    <a:noFill/>
                    <a:ln>
                      <a:noFill/>
                    </a:ln>
                  </pic:spPr>
                </pic:pic>
              </a:graphicData>
            </a:graphic>
          </wp:inline>
        </w:drawing>
      </w:r>
    </w:p>
    <w:p w14:paraId="4F19CE35" w14:textId="4DF74721" w:rsidR="002B4ACD" w:rsidRDefault="002B4ACD">
      <w:pPr>
        <w:pStyle w:val="normaltext"/>
      </w:pPr>
      <w:r>
        <w:t>Usecase quản lý</w:t>
      </w:r>
    </w:p>
    <w:p w14:paraId="2C08AEA8" w14:textId="77777777" w:rsidR="002B4ACD" w:rsidRDefault="002B4ACD">
      <w:pPr>
        <w:pStyle w:val="normaltext"/>
      </w:pPr>
      <w:r>
        <w:lastRenderedPageBreak/>
        <w:drawing>
          <wp:inline distT="0" distB="0" distL="0" distR="0" wp14:anchorId="3E44064A" wp14:editId="52B21F8C">
            <wp:extent cx="5791835" cy="4118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4118610"/>
                    </a:xfrm>
                    <a:prstGeom prst="rect">
                      <a:avLst/>
                    </a:prstGeom>
                    <a:noFill/>
                    <a:ln>
                      <a:noFill/>
                    </a:ln>
                  </pic:spPr>
                </pic:pic>
              </a:graphicData>
            </a:graphic>
          </wp:inline>
        </w:drawing>
      </w:r>
    </w:p>
    <w:p w14:paraId="379D89E3" w14:textId="31BF9598" w:rsidR="004E150E" w:rsidRDefault="004E150E">
      <w:pPr>
        <w:spacing w:line="360" w:lineRule="auto"/>
        <w:rPr>
          <w:sz w:val="26"/>
          <w:szCs w:val="26"/>
        </w:rPr>
      </w:pPr>
    </w:p>
    <w:p w14:paraId="1DDAB0AD" w14:textId="77777777" w:rsidR="004E150E" w:rsidRPr="00405820" w:rsidRDefault="004E150E">
      <w:pPr>
        <w:spacing w:line="360" w:lineRule="auto"/>
        <w:rPr>
          <w:sz w:val="26"/>
          <w:szCs w:val="26"/>
        </w:rPr>
      </w:pPr>
    </w:p>
    <w:p w14:paraId="324EB322" w14:textId="0B13A299" w:rsidR="001546B5" w:rsidDel="0078477E" w:rsidRDefault="001546B5">
      <w:pPr>
        <w:pStyle w:val="ListParagraph"/>
        <w:numPr>
          <w:ilvl w:val="2"/>
          <w:numId w:val="4"/>
        </w:numPr>
        <w:spacing w:after="160" w:line="360" w:lineRule="auto"/>
        <w:outlineLvl w:val="2"/>
        <w:rPr>
          <w:del w:id="896" w:author="Tuan Tran" w:date="2020-06-12T09:44:00Z"/>
          <w:i/>
          <w:iCs/>
          <w:sz w:val="28"/>
          <w:szCs w:val="28"/>
        </w:rPr>
      </w:pPr>
      <w:bookmarkStart w:id="897" w:name="_Toc12041896"/>
      <w:bookmarkStart w:id="898" w:name="_Toc42726183"/>
      <w:r w:rsidRPr="00624518">
        <w:rPr>
          <w:i/>
          <w:iCs/>
          <w:sz w:val="28"/>
          <w:szCs w:val="28"/>
        </w:rPr>
        <w:t>Sơ đồ thực thể kết hợp (ERD – Entity Relationship Diagram)</w:t>
      </w:r>
      <w:bookmarkEnd w:id="897"/>
      <w:bookmarkEnd w:id="898"/>
    </w:p>
    <w:p w14:paraId="0B51719F" w14:textId="38785984" w:rsidR="003052CD" w:rsidRPr="0078477E" w:rsidRDefault="00A54C1D" w:rsidP="0078477E">
      <w:pPr>
        <w:pStyle w:val="ListParagraph"/>
        <w:numPr>
          <w:ilvl w:val="2"/>
          <w:numId w:val="4"/>
        </w:numPr>
        <w:spacing w:after="160" w:line="360" w:lineRule="auto"/>
        <w:outlineLvl w:val="2"/>
        <w:rPr>
          <w:i/>
          <w:iCs/>
          <w:sz w:val="28"/>
          <w:szCs w:val="28"/>
          <w:rPrChange w:id="899" w:author="Tuan Tran" w:date="2020-06-12T09:44:00Z">
            <w:rPr>
              <w:i/>
              <w:iCs/>
              <w:sz w:val="28"/>
              <w:szCs w:val="28"/>
            </w:rPr>
          </w:rPrChange>
        </w:rPr>
        <w:pPrChange w:id="900" w:author="Tuan Tran" w:date="2020-06-12T09:44:00Z">
          <w:pPr>
            <w:jc w:val="center"/>
          </w:pPr>
        </w:pPrChange>
      </w:pPr>
      <w:commentRangeStart w:id="901"/>
      <w:del w:id="902" w:author="Tuan Tran" w:date="2020-06-12T09:44:00Z">
        <w:r w:rsidDel="0078477E">
          <w:rPr>
            <w:noProof/>
          </w:rPr>
          <w:drawing>
            <wp:inline distT="0" distB="0" distL="0" distR="0" wp14:anchorId="47F5C1EC" wp14:editId="7C0EDD2A">
              <wp:extent cx="5791835" cy="392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924300"/>
                      </a:xfrm>
                      <a:prstGeom prst="rect">
                        <a:avLst/>
                      </a:prstGeom>
                      <a:noFill/>
                      <a:ln>
                        <a:noFill/>
                      </a:ln>
                    </pic:spPr>
                  </pic:pic>
                </a:graphicData>
              </a:graphic>
            </wp:inline>
          </w:drawing>
        </w:r>
      </w:del>
      <w:commentRangeEnd w:id="901"/>
      <w:r w:rsidR="00017967">
        <w:rPr>
          <w:rStyle w:val="CommentReference"/>
        </w:rPr>
        <w:commentReference w:id="901"/>
      </w:r>
    </w:p>
    <w:p w14:paraId="56923E95" w14:textId="563E07B4" w:rsidR="00515886" w:rsidRDefault="00515886">
      <w:pPr>
        <w:spacing w:line="360" w:lineRule="auto"/>
        <w:jc w:val="center"/>
        <w:rPr>
          <w:ins w:id="903" w:author="Tuan Tran" w:date="2020-06-12T09:44:00Z"/>
          <w:i/>
          <w:iCs/>
          <w:sz w:val="28"/>
          <w:szCs w:val="28"/>
        </w:rPr>
      </w:pPr>
    </w:p>
    <w:p w14:paraId="24BA771C" w14:textId="7AAF3C25" w:rsidR="0078477E" w:rsidRDefault="0078477E">
      <w:pPr>
        <w:spacing w:line="360" w:lineRule="auto"/>
        <w:jc w:val="center"/>
        <w:rPr>
          <w:ins w:id="904" w:author="Tuan Tran" w:date="2020-06-12T09:44:00Z"/>
          <w:i/>
          <w:iCs/>
          <w:sz w:val="28"/>
          <w:szCs w:val="28"/>
        </w:rPr>
      </w:pPr>
      <w:ins w:id="905" w:author="Tuan Tran" w:date="2020-06-12T09:44:00Z">
        <w:r w:rsidRPr="0078477E">
          <w:rPr>
            <w:i/>
            <w:iCs/>
            <w:sz w:val="28"/>
            <w:szCs w:val="28"/>
          </w:rPr>
          <w:lastRenderedPageBreak/>
          <w:drawing>
            <wp:inline distT="0" distB="0" distL="0" distR="0" wp14:anchorId="2FA3480F" wp14:editId="1CAF92DC">
              <wp:extent cx="5791835" cy="3554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554730"/>
                      </a:xfrm>
                      <a:prstGeom prst="rect">
                        <a:avLst/>
                      </a:prstGeom>
                    </pic:spPr>
                  </pic:pic>
                </a:graphicData>
              </a:graphic>
            </wp:inline>
          </w:drawing>
        </w:r>
      </w:ins>
    </w:p>
    <w:p w14:paraId="3C106BE6" w14:textId="77777777" w:rsidR="0078477E" w:rsidRPr="003052CD" w:rsidRDefault="0078477E">
      <w:pPr>
        <w:spacing w:line="360" w:lineRule="auto"/>
        <w:jc w:val="center"/>
        <w:rPr>
          <w:i/>
          <w:iCs/>
          <w:sz w:val="28"/>
          <w:szCs w:val="28"/>
        </w:rPr>
        <w:pPrChange w:id="906" w:author="Tuan Tran" w:date="2020-06-11T10:10:00Z">
          <w:pPr>
            <w:jc w:val="center"/>
          </w:pPr>
        </w:pPrChange>
      </w:pPr>
    </w:p>
    <w:p w14:paraId="608AF8DA" w14:textId="2DB5F1BD" w:rsidR="003052CD" w:rsidRPr="00CD7BB3" w:rsidRDefault="001546B5">
      <w:pPr>
        <w:pStyle w:val="ListParagraph"/>
        <w:numPr>
          <w:ilvl w:val="2"/>
          <w:numId w:val="4"/>
        </w:numPr>
        <w:spacing w:after="160" w:line="360" w:lineRule="auto"/>
        <w:outlineLvl w:val="2"/>
        <w:rPr>
          <w:i/>
          <w:iCs/>
          <w:sz w:val="28"/>
          <w:szCs w:val="28"/>
        </w:rPr>
      </w:pPr>
      <w:bookmarkStart w:id="907" w:name="_Toc12041897"/>
      <w:bookmarkStart w:id="908" w:name="_Toc42726184"/>
      <w:r w:rsidRPr="00624518">
        <w:rPr>
          <w:i/>
          <w:iCs/>
          <w:sz w:val="28"/>
          <w:szCs w:val="28"/>
        </w:rPr>
        <w:t>Mô hình dữ liệu quan hệ</w:t>
      </w:r>
      <w:bookmarkEnd w:id="907"/>
      <w:bookmarkEnd w:id="908"/>
    </w:p>
    <w:p w14:paraId="43D88BFB" w14:textId="6B2C97DD" w:rsidR="00745DF8" w:rsidRDefault="00745DF8">
      <w:pPr>
        <w:pStyle w:val="Heading3"/>
      </w:pPr>
      <w:bookmarkStart w:id="909" w:name="_Toc42726714"/>
      <w:bookmarkStart w:id="910" w:name="_Toc42726797"/>
      <w:r>
        <w:t xml:space="preserve">Thông tin về bảng </w:t>
      </w:r>
      <w:r>
        <w:rPr>
          <w:b/>
        </w:rPr>
        <w:t>NguoiDung</w:t>
      </w:r>
      <w:bookmarkEnd w:id="909"/>
      <w:bookmarkEnd w:id="91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745DF8" w14:paraId="45BEF5A0"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7EE8AF" w14:textId="77777777" w:rsidR="00745DF8" w:rsidRDefault="00745DF8">
            <w:pPr>
              <w:widowControl w:val="0"/>
              <w:spacing w:line="360" w:lineRule="auto"/>
              <w:ind w:left="3" w:hanging="3"/>
              <w:rPr>
                <w:b/>
                <w:sz w:val="26"/>
                <w:szCs w:val="26"/>
              </w:rPr>
              <w:pPrChange w:id="911"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6CDF" w14:textId="77777777" w:rsidR="00745DF8" w:rsidRDefault="00745DF8">
            <w:pPr>
              <w:widowControl w:val="0"/>
              <w:spacing w:line="360" w:lineRule="auto"/>
              <w:ind w:left="3" w:hanging="3"/>
              <w:rPr>
                <w:b/>
                <w:sz w:val="26"/>
                <w:szCs w:val="26"/>
              </w:rPr>
              <w:pPrChange w:id="912"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AA850C" w14:textId="77777777" w:rsidR="00745DF8" w:rsidRDefault="00745DF8">
            <w:pPr>
              <w:widowControl w:val="0"/>
              <w:spacing w:line="360" w:lineRule="auto"/>
              <w:ind w:left="3" w:hanging="3"/>
              <w:rPr>
                <w:b/>
                <w:sz w:val="26"/>
                <w:szCs w:val="26"/>
              </w:rPr>
              <w:pPrChange w:id="913" w:author="Tuan Tran" w:date="2020-06-11T10:10:00Z">
                <w:pPr>
                  <w:widowControl w:val="0"/>
                  <w:ind w:left="3" w:hanging="3"/>
                </w:pPr>
              </w:pPrChange>
            </w:pPr>
            <w:r>
              <w:rPr>
                <w:b/>
                <w:sz w:val="26"/>
                <w:szCs w:val="26"/>
              </w:rPr>
              <w:t>Ghi chú</w:t>
            </w:r>
          </w:p>
        </w:tc>
      </w:tr>
      <w:tr w:rsidR="00C560AF" w14:paraId="235FF9A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3EA" w14:textId="39F2E3D0" w:rsidR="00C560AF" w:rsidRDefault="00C560AF">
            <w:pPr>
              <w:widowControl w:val="0"/>
              <w:spacing w:line="360" w:lineRule="auto"/>
              <w:ind w:left="3" w:hanging="3"/>
              <w:rPr>
                <w:sz w:val="26"/>
                <w:szCs w:val="26"/>
              </w:rPr>
              <w:pPrChange w:id="914" w:author="Tuan Tran" w:date="2020-06-11T10:10:00Z">
                <w:pPr>
                  <w:widowControl w:val="0"/>
                  <w:ind w:left="3" w:hanging="3"/>
                </w:pPr>
              </w:pPrChange>
            </w:pPr>
            <w:r w:rsidRPr="001158DC">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9B36" w14:textId="77777777" w:rsidR="00C560AF" w:rsidRDefault="00C560AF">
            <w:pPr>
              <w:widowControl w:val="0"/>
              <w:spacing w:line="360" w:lineRule="auto"/>
              <w:ind w:left="3" w:hanging="3"/>
              <w:rPr>
                <w:sz w:val="26"/>
                <w:szCs w:val="26"/>
              </w:rPr>
              <w:pPrChange w:id="915"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5357" w14:textId="16AB2E05" w:rsidR="00C560AF" w:rsidRDefault="00C560AF">
            <w:pPr>
              <w:widowControl w:val="0"/>
              <w:spacing w:line="360" w:lineRule="auto"/>
              <w:ind w:left="3" w:hanging="3"/>
              <w:rPr>
                <w:sz w:val="26"/>
                <w:szCs w:val="26"/>
              </w:rPr>
              <w:pPrChange w:id="916" w:author="Tuan Tran" w:date="2020-06-11T10:10:00Z">
                <w:pPr>
                  <w:widowControl w:val="0"/>
                  <w:ind w:left="3" w:hanging="3"/>
                </w:pPr>
              </w:pPrChange>
            </w:pPr>
            <w:r>
              <w:rPr>
                <w:sz w:val="26"/>
                <w:szCs w:val="26"/>
              </w:rPr>
              <w:t>Khóa chính</w:t>
            </w:r>
          </w:p>
        </w:tc>
      </w:tr>
      <w:tr w:rsidR="00745DF8" w14:paraId="1074411E"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A60E" w14:textId="68E23100" w:rsidR="00745DF8" w:rsidRDefault="001158DC">
            <w:pPr>
              <w:widowControl w:val="0"/>
              <w:spacing w:line="360" w:lineRule="auto"/>
              <w:ind w:left="3" w:hanging="3"/>
              <w:rPr>
                <w:sz w:val="26"/>
                <w:szCs w:val="26"/>
              </w:rPr>
              <w:pPrChange w:id="917" w:author="Tuan Tran" w:date="2020-06-11T10:10:00Z">
                <w:pPr>
                  <w:widowControl w:val="0"/>
                  <w:ind w:left="3" w:hanging="3"/>
                </w:pPr>
              </w:pPrChange>
            </w:pPr>
            <w:r w:rsidRPr="001158DC">
              <w:rPr>
                <w:sz w:val="26"/>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42E0" w14:textId="77777777" w:rsidR="00745DF8" w:rsidRDefault="00745DF8">
            <w:pPr>
              <w:widowControl w:val="0"/>
              <w:spacing w:line="360" w:lineRule="auto"/>
              <w:ind w:left="3" w:hanging="3"/>
              <w:rPr>
                <w:sz w:val="26"/>
                <w:szCs w:val="26"/>
              </w:rPr>
              <w:pPrChange w:id="918"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269" w14:textId="77777777" w:rsidR="00745DF8" w:rsidRDefault="00745DF8">
            <w:pPr>
              <w:widowControl w:val="0"/>
              <w:spacing w:line="360" w:lineRule="auto"/>
              <w:ind w:left="3" w:hanging="3"/>
              <w:rPr>
                <w:sz w:val="26"/>
                <w:szCs w:val="26"/>
              </w:rPr>
              <w:pPrChange w:id="919" w:author="Tuan Tran" w:date="2020-06-11T10:10:00Z">
                <w:pPr>
                  <w:widowControl w:val="0"/>
                  <w:ind w:left="3" w:hanging="3"/>
                </w:pPr>
              </w:pPrChange>
            </w:pPr>
            <w:r>
              <w:rPr>
                <w:sz w:val="26"/>
                <w:szCs w:val="26"/>
              </w:rPr>
              <w:t>Khóa ngoại</w:t>
            </w:r>
          </w:p>
        </w:tc>
      </w:tr>
      <w:tr w:rsidR="001158DC" w14:paraId="704CF92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91A48" w14:textId="081408DA" w:rsidR="001158DC" w:rsidRPr="001158DC" w:rsidRDefault="001158DC">
            <w:pPr>
              <w:widowControl w:val="0"/>
              <w:spacing w:line="360" w:lineRule="auto"/>
              <w:ind w:left="3" w:hanging="3"/>
              <w:rPr>
                <w:sz w:val="26"/>
                <w:szCs w:val="26"/>
              </w:rPr>
              <w:pPrChange w:id="920" w:author="Tuan Tran" w:date="2020-06-11T10:10:00Z">
                <w:pPr>
                  <w:widowControl w:val="0"/>
                  <w:ind w:left="3" w:hanging="3"/>
                </w:pPr>
              </w:pPrChange>
            </w:pPr>
            <w:r w:rsidRPr="001158DC">
              <w:rPr>
                <w:sz w:val="26"/>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18B1" w14:textId="58F03B9D" w:rsidR="001158DC" w:rsidRDefault="00600B57">
            <w:pPr>
              <w:widowControl w:val="0"/>
              <w:spacing w:line="360" w:lineRule="auto"/>
              <w:ind w:left="3" w:hanging="3"/>
              <w:rPr>
                <w:sz w:val="26"/>
                <w:szCs w:val="26"/>
              </w:rPr>
              <w:pPrChange w:id="921" w:author="Tuan Tran" w:date="2020-06-11T10:10:00Z">
                <w:pPr>
                  <w:widowControl w:val="0"/>
                  <w:ind w:left="3" w:hanging="3"/>
                </w:pPr>
              </w:pPrChange>
            </w:pPr>
            <w:r>
              <w:rPr>
                <w:sz w:val="26"/>
                <w:szCs w:val="26"/>
              </w:rPr>
              <w:t>v</w:t>
            </w:r>
            <w:r w:rsidR="001158DC">
              <w:rPr>
                <w:sz w:val="26"/>
                <w:szCs w:val="26"/>
              </w:rPr>
              <w:t>achar[20</w:t>
            </w:r>
            <w:r>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24A7" w14:textId="77777777" w:rsidR="001158DC" w:rsidRDefault="001158DC">
            <w:pPr>
              <w:widowControl w:val="0"/>
              <w:spacing w:line="360" w:lineRule="auto"/>
              <w:ind w:left="3" w:hanging="3"/>
              <w:rPr>
                <w:sz w:val="26"/>
                <w:szCs w:val="26"/>
              </w:rPr>
              <w:pPrChange w:id="922" w:author="Tuan Tran" w:date="2020-06-11T10:10:00Z">
                <w:pPr>
                  <w:widowControl w:val="0"/>
                  <w:ind w:left="3" w:hanging="3"/>
                </w:pPr>
              </w:pPrChange>
            </w:pPr>
          </w:p>
        </w:tc>
      </w:tr>
      <w:tr w:rsidR="001158DC" w14:paraId="3A240B11"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2416" w14:textId="3DE237FE" w:rsidR="001158DC" w:rsidRPr="001158DC" w:rsidRDefault="001158DC">
            <w:pPr>
              <w:widowControl w:val="0"/>
              <w:spacing w:line="360" w:lineRule="auto"/>
              <w:ind w:left="3" w:hanging="3"/>
              <w:rPr>
                <w:sz w:val="26"/>
                <w:szCs w:val="26"/>
              </w:rPr>
              <w:pPrChange w:id="923" w:author="Tuan Tran" w:date="2020-06-11T10:10:00Z">
                <w:pPr>
                  <w:widowControl w:val="0"/>
                  <w:ind w:left="3" w:hanging="3"/>
                </w:pPr>
              </w:pPrChange>
            </w:pPr>
            <w:r w:rsidRPr="001158DC">
              <w:rPr>
                <w:sz w:val="26"/>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37CF" w14:textId="2957C693" w:rsidR="001158DC" w:rsidRDefault="00600B57">
            <w:pPr>
              <w:widowControl w:val="0"/>
              <w:spacing w:line="360" w:lineRule="auto"/>
              <w:ind w:left="3" w:hanging="3"/>
              <w:rPr>
                <w:sz w:val="26"/>
                <w:szCs w:val="26"/>
              </w:rPr>
              <w:pPrChange w:id="924" w:author="Tuan Tran" w:date="2020-06-11T10:10:00Z">
                <w:pPr>
                  <w:widowControl w:val="0"/>
                  <w:ind w:left="3" w:hanging="3"/>
                </w:pPr>
              </w:pPrChange>
            </w:pPr>
            <w:r>
              <w:rPr>
                <w:sz w:val="26"/>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D58A" w14:textId="77777777" w:rsidR="001158DC" w:rsidRDefault="001158DC">
            <w:pPr>
              <w:widowControl w:val="0"/>
              <w:spacing w:line="360" w:lineRule="auto"/>
              <w:ind w:left="3" w:hanging="3"/>
              <w:rPr>
                <w:sz w:val="26"/>
                <w:szCs w:val="26"/>
              </w:rPr>
              <w:pPrChange w:id="925" w:author="Tuan Tran" w:date="2020-06-11T10:10:00Z">
                <w:pPr>
                  <w:widowControl w:val="0"/>
                  <w:ind w:left="3" w:hanging="3"/>
                </w:pPr>
              </w:pPrChange>
            </w:pPr>
          </w:p>
        </w:tc>
      </w:tr>
      <w:tr w:rsidR="001158DC" w14:paraId="1718DBB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63DB" w14:textId="028746FF" w:rsidR="001158DC" w:rsidRPr="001158DC" w:rsidRDefault="001158DC">
            <w:pPr>
              <w:widowControl w:val="0"/>
              <w:spacing w:line="360" w:lineRule="auto"/>
              <w:ind w:left="3" w:hanging="3"/>
              <w:rPr>
                <w:sz w:val="26"/>
                <w:szCs w:val="26"/>
              </w:rPr>
              <w:pPrChange w:id="926" w:author="Tuan Tran" w:date="2020-06-11T10:10:00Z">
                <w:pPr>
                  <w:widowControl w:val="0"/>
                  <w:ind w:left="3" w:hanging="3"/>
                </w:pPr>
              </w:pPrChange>
            </w:pPr>
            <w:r w:rsidRPr="001158DC">
              <w:rPr>
                <w:sz w:val="26"/>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BD4D" w14:textId="1BA4C392" w:rsidR="001158DC" w:rsidRDefault="00600B57">
            <w:pPr>
              <w:widowControl w:val="0"/>
              <w:spacing w:line="360" w:lineRule="auto"/>
              <w:ind w:left="3" w:hanging="3"/>
              <w:rPr>
                <w:sz w:val="26"/>
                <w:szCs w:val="26"/>
              </w:rPr>
              <w:pPrChange w:id="927" w:author="Tuan Tran" w:date="2020-06-11T10:10:00Z">
                <w:pPr>
                  <w:widowControl w:val="0"/>
                  <w:ind w:left="3" w:hanging="3"/>
                </w:pPr>
              </w:pPrChange>
            </w:pPr>
            <w:r>
              <w:rPr>
                <w:sz w:val="26"/>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E64C" w14:textId="77777777" w:rsidR="001158DC" w:rsidRDefault="001158DC">
            <w:pPr>
              <w:widowControl w:val="0"/>
              <w:spacing w:line="360" w:lineRule="auto"/>
              <w:ind w:left="3" w:hanging="3"/>
              <w:rPr>
                <w:sz w:val="26"/>
                <w:szCs w:val="26"/>
              </w:rPr>
              <w:pPrChange w:id="928" w:author="Tuan Tran" w:date="2020-06-11T10:10:00Z">
                <w:pPr>
                  <w:widowControl w:val="0"/>
                  <w:ind w:left="3" w:hanging="3"/>
                </w:pPr>
              </w:pPrChange>
            </w:pPr>
          </w:p>
        </w:tc>
      </w:tr>
      <w:tr w:rsidR="001158DC" w14:paraId="4DAF7958"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4AE" w14:textId="12CA3C0B" w:rsidR="001158DC" w:rsidRPr="001158DC" w:rsidRDefault="001158DC">
            <w:pPr>
              <w:widowControl w:val="0"/>
              <w:spacing w:line="360" w:lineRule="auto"/>
              <w:ind w:left="3" w:hanging="3"/>
              <w:rPr>
                <w:sz w:val="26"/>
                <w:szCs w:val="26"/>
              </w:rPr>
              <w:pPrChange w:id="929" w:author="Tuan Tran" w:date="2020-06-11T10:10:00Z">
                <w:pPr>
                  <w:widowControl w:val="0"/>
                  <w:ind w:left="3" w:hanging="3"/>
                </w:pPr>
              </w:pPrChange>
            </w:pPr>
            <w:r w:rsidRPr="001158DC">
              <w:rPr>
                <w:sz w:val="26"/>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FD071" w14:textId="11E9A91D" w:rsidR="001158DC" w:rsidRDefault="00F91163">
            <w:pPr>
              <w:widowControl w:val="0"/>
              <w:spacing w:line="360" w:lineRule="auto"/>
              <w:ind w:left="3" w:hanging="3"/>
              <w:rPr>
                <w:sz w:val="26"/>
                <w:szCs w:val="26"/>
              </w:rPr>
              <w:pPrChange w:id="930" w:author="Tuan Tran" w:date="2020-06-11T10:10:00Z">
                <w:pPr>
                  <w:widowControl w:val="0"/>
                  <w:ind w:left="3" w:hanging="3"/>
                </w:pPr>
              </w:pPrChange>
            </w:pPr>
            <w:r>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C7B35" w14:textId="77777777" w:rsidR="001158DC" w:rsidRDefault="001158DC">
            <w:pPr>
              <w:widowControl w:val="0"/>
              <w:spacing w:line="360" w:lineRule="auto"/>
              <w:ind w:left="3" w:hanging="3"/>
              <w:rPr>
                <w:sz w:val="26"/>
                <w:szCs w:val="26"/>
              </w:rPr>
              <w:pPrChange w:id="931" w:author="Tuan Tran" w:date="2020-06-11T10:10:00Z">
                <w:pPr>
                  <w:widowControl w:val="0"/>
                  <w:ind w:left="3" w:hanging="3"/>
                </w:pPr>
              </w:pPrChange>
            </w:pPr>
          </w:p>
        </w:tc>
      </w:tr>
      <w:tr w:rsidR="00C560AF" w14:paraId="46E7B9D3"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0512" w14:textId="14D1F30C" w:rsidR="00C560AF" w:rsidRPr="001158DC" w:rsidRDefault="00C560AF">
            <w:pPr>
              <w:widowControl w:val="0"/>
              <w:spacing w:line="360" w:lineRule="auto"/>
              <w:ind w:left="3" w:hanging="3"/>
              <w:rPr>
                <w:sz w:val="26"/>
                <w:szCs w:val="26"/>
              </w:rPr>
              <w:pPrChange w:id="932" w:author="Tuan Tran" w:date="2020-06-11T10:10:00Z">
                <w:pPr>
                  <w:widowControl w:val="0"/>
                  <w:ind w:left="3" w:hanging="3"/>
                </w:pPr>
              </w:pPrChange>
            </w:pPr>
            <w:r w:rsidRPr="001158DC">
              <w:rPr>
                <w:sz w:val="26"/>
                <w:szCs w:val="26"/>
              </w:rPr>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6BE9" w14:textId="342FEB66" w:rsidR="00C560AF" w:rsidRDefault="00C560AF">
            <w:pPr>
              <w:widowControl w:val="0"/>
              <w:spacing w:line="360" w:lineRule="auto"/>
              <w:ind w:left="3" w:hanging="3"/>
              <w:rPr>
                <w:sz w:val="26"/>
                <w:szCs w:val="26"/>
              </w:rPr>
              <w:pPrChange w:id="933" w:author="Tuan Tran" w:date="2020-06-11T10:10:00Z">
                <w:pPr>
                  <w:widowControl w:val="0"/>
                  <w:ind w:left="3" w:hanging="3"/>
                </w:pPr>
              </w:pPrChange>
            </w:pPr>
            <w:r>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CAD2" w14:textId="77777777" w:rsidR="00C560AF" w:rsidRDefault="00C560AF">
            <w:pPr>
              <w:widowControl w:val="0"/>
              <w:spacing w:line="360" w:lineRule="auto"/>
              <w:ind w:left="3" w:hanging="3"/>
              <w:rPr>
                <w:sz w:val="26"/>
                <w:szCs w:val="26"/>
              </w:rPr>
              <w:pPrChange w:id="934" w:author="Tuan Tran" w:date="2020-06-11T10:10:00Z">
                <w:pPr>
                  <w:widowControl w:val="0"/>
                  <w:ind w:left="3" w:hanging="3"/>
                </w:pPr>
              </w:pPrChange>
            </w:pPr>
          </w:p>
        </w:tc>
      </w:tr>
    </w:tbl>
    <w:p w14:paraId="2710A00B" w14:textId="3DAB983A" w:rsidR="00745DF8" w:rsidRDefault="00745DF8">
      <w:pPr>
        <w:spacing w:line="360" w:lineRule="auto"/>
        <w:ind w:firstLine="720"/>
        <w:rPr>
          <w:color w:val="000000"/>
          <w:sz w:val="26"/>
          <w:szCs w:val="26"/>
        </w:rPr>
        <w:pPrChange w:id="935" w:author="Tuan Tran" w:date="2020-06-11T10:10:00Z">
          <w:pPr>
            <w:ind w:firstLine="720"/>
          </w:pPr>
        </w:pPrChange>
      </w:pPr>
    </w:p>
    <w:p w14:paraId="28236E4D" w14:textId="2B35D324" w:rsidR="00C560AF" w:rsidRDefault="00C560AF">
      <w:pPr>
        <w:pStyle w:val="Heading3"/>
      </w:pPr>
      <w:bookmarkStart w:id="936" w:name="_Toc42726715"/>
      <w:bookmarkStart w:id="937" w:name="_Toc42726798"/>
      <w:r>
        <w:t xml:space="preserve">Thông tin về bảng </w:t>
      </w:r>
      <w:r w:rsidR="00287677">
        <w:rPr>
          <w:b/>
        </w:rPr>
        <w:t>VaiTro</w:t>
      </w:r>
      <w:bookmarkEnd w:id="936"/>
      <w:bookmarkEnd w:id="937"/>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C560AF" w14:paraId="47BA76A7" w14:textId="77777777" w:rsidTr="001679E3">
        <w:tc>
          <w:tcPr>
            <w:tcW w:w="2765" w:type="dxa"/>
            <w:shd w:val="clear" w:color="auto" w:fill="CCCCCC"/>
            <w:tcMar>
              <w:top w:w="100" w:type="dxa"/>
              <w:left w:w="100" w:type="dxa"/>
              <w:bottom w:w="100" w:type="dxa"/>
              <w:right w:w="100" w:type="dxa"/>
            </w:tcMar>
            <w:hideMark/>
          </w:tcPr>
          <w:p w14:paraId="724B4009" w14:textId="77777777" w:rsidR="00C560AF" w:rsidRDefault="00C560AF">
            <w:pPr>
              <w:widowControl w:val="0"/>
              <w:spacing w:line="360" w:lineRule="auto"/>
              <w:ind w:left="3" w:hanging="3"/>
              <w:rPr>
                <w:b/>
                <w:sz w:val="26"/>
                <w:szCs w:val="26"/>
              </w:rPr>
              <w:pPrChange w:id="938" w:author="Tuan Tran" w:date="2020-06-11T10:10:00Z">
                <w:pPr>
                  <w:widowControl w:val="0"/>
                  <w:ind w:left="3" w:hanging="3"/>
                </w:pPr>
              </w:pPrChange>
            </w:pPr>
            <w:r>
              <w:rPr>
                <w:b/>
                <w:sz w:val="26"/>
                <w:szCs w:val="26"/>
              </w:rPr>
              <w:t>Tên trường</w:t>
            </w:r>
          </w:p>
        </w:tc>
        <w:tc>
          <w:tcPr>
            <w:tcW w:w="2765" w:type="dxa"/>
            <w:shd w:val="clear" w:color="auto" w:fill="CCCCCC"/>
            <w:tcMar>
              <w:top w:w="100" w:type="dxa"/>
              <w:left w:w="100" w:type="dxa"/>
              <w:bottom w:w="100" w:type="dxa"/>
              <w:right w:w="100" w:type="dxa"/>
            </w:tcMar>
            <w:hideMark/>
          </w:tcPr>
          <w:p w14:paraId="4BE47EB9" w14:textId="77777777" w:rsidR="00C560AF" w:rsidRDefault="00C560AF">
            <w:pPr>
              <w:widowControl w:val="0"/>
              <w:spacing w:line="360" w:lineRule="auto"/>
              <w:ind w:left="3" w:hanging="3"/>
              <w:rPr>
                <w:b/>
                <w:sz w:val="26"/>
                <w:szCs w:val="26"/>
              </w:rPr>
              <w:pPrChange w:id="939" w:author="Tuan Tran" w:date="2020-06-11T10:10:00Z">
                <w:pPr>
                  <w:widowControl w:val="0"/>
                  <w:ind w:left="3" w:hanging="3"/>
                </w:pPr>
              </w:pPrChange>
            </w:pPr>
            <w:r>
              <w:rPr>
                <w:b/>
                <w:sz w:val="26"/>
                <w:szCs w:val="26"/>
              </w:rPr>
              <w:t>Kiểu dữ liệu</w:t>
            </w:r>
          </w:p>
        </w:tc>
        <w:tc>
          <w:tcPr>
            <w:tcW w:w="2765" w:type="dxa"/>
            <w:shd w:val="clear" w:color="auto" w:fill="CCCCCC"/>
            <w:tcMar>
              <w:top w:w="100" w:type="dxa"/>
              <w:left w:w="100" w:type="dxa"/>
              <w:bottom w:w="100" w:type="dxa"/>
              <w:right w:w="100" w:type="dxa"/>
            </w:tcMar>
            <w:hideMark/>
          </w:tcPr>
          <w:p w14:paraId="17DE56F3" w14:textId="77777777" w:rsidR="00C560AF" w:rsidRDefault="00C560AF">
            <w:pPr>
              <w:widowControl w:val="0"/>
              <w:spacing w:line="360" w:lineRule="auto"/>
              <w:ind w:left="3" w:hanging="3"/>
              <w:rPr>
                <w:b/>
                <w:sz w:val="26"/>
                <w:szCs w:val="26"/>
              </w:rPr>
              <w:pPrChange w:id="940" w:author="Tuan Tran" w:date="2020-06-11T10:10:00Z">
                <w:pPr>
                  <w:widowControl w:val="0"/>
                  <w:ind w:left="3" w:hanging="3"/>
                </w:pPr>
              </w:pPrChange>
            </w:pPr>
            <w:r>
              <w:rPr>
                <w:b/>
                <w:sz w:val="26"/>
                <w:szCs w:val="26"/>
              </w:rPr>
              <w:t>Ghi chú</w:t>
            </w:r>
          </w:p>
        </w:tc>
      </w:tr>
      <w:tr w:rsidR="00C560AF" w14:paraId="6691E3BB" w14:textId="77777777" w:rsidTr="001679E3">
        <w:tc>
          <w:tcPr>
            <w:tcW w:w="2765" w:type="dxa"/>
            <w:tcMar>
              <w:top w:w="100" w:type="dxa"/>
              <w:left w:w="100" w:type="dxa"/>
              <w:bottom w:w="100" w:type="dxa"/>
              <w:right w:w="100" w:type="dxa"/>
            </w:tcMar>
            <w:hideMark/>
          </w:tcPr>
          <w:p w14:paraId="5766BE5B" w14:textId="3994718E" w:rsidR="00C560AF" w:rsidRDefault="00B81901">
            <w:pPr>
              <w:widowControl w:val="0"/>
              <w:spacing w:line="360" w:lineRule="auto"/>
              <w:ind w:left="3" w:hanging="3"/>
              <w:rPr>
                <w:sz w:val="26"/>
                <w:szCs w:val="26"/>
              </w:rPr>
              <w:pPrChange w:id="941" w:author="Tuan Tran" w:date="2020-06-11T10:10:00Z">
                <w:pPr>
                  <w:widowControl w:val="0"/>
                  <w:ind w:left="3" w:hanging="3"/>
                </w:pPr>
              </w:pPrChange>
            </w:pPr>
            <w:r w:rsidRPr="00B81901">
              <w:rPr>
                <w:sz w:val="26"/>
                <w:szCs w:val="26"/>
              </w:rPr>
              <w:t>IdVaiTro</w:t>
            </w:r>
          </w:p>
        </w:tc>
        <w:tc>
          <w:tcPr>
            <w:tcW w:w="2765" w:type="dxa"/>
            <w:tcMar>
              <w:top w:w="100" w:type="dxa"/>
              <w:left w:w="100" w:type="dxa"/>
              <w:bottom w:w="100" w:type="dxa"/>
              <w:right w:w="100" w:type="dxa"/>
            </w:tcMar>
            <w:hideMark/>
          </w:tcPr>
          <w:p w14:paraId="1BA19329" w14:textId="77777777" w:rsidR="00C560AF" w:rsidRDefault="00C560AF">
            <w:pPr>
              <w:widowControl w:val="0"/>
              <w:spacing w:line="360" w:lineRule="auto"/>
              <w:ind w:left="3" w:hanging="3"/>
              <w:rPr>
                <w:sz w:val="26"/>
                <w:szCs w:val="26"/>
              </w:rPr>
              <w:pPrChange w:id="942" w:author="Tuan Tran" w:date="2020-06-11T10:10:00Z">
                <w:pPr>
                  <w:widowControl w:val="0"/>
                  <w:ind w:left="3" w:hanging="3"/>
                </w:pPr>
              </w:pPrChange>
            </w:pPr>
            <w:r>
              <w:rPr>
                <w:sz w:val="26"/>
                <w:szCs w:val="26"/>
              </w:rPr>
              <w:t>int</w:t>
            </w:r>
          </w:p>
        </w:tc>
        <w:tc>
          <w:tcPr>
            <w:tcW w:w="2765" w:type="dxa"/>
            <w:tcMar>
              <w:top w:w="100" w:type="dxa"/>
              <w:left w:w="100" w:type="dxa"/>
              <w:bottom w:w="100" w:type="dxa"/>
              <w:right w:w="100" w:type="dxa"/>
            </w:tcMar>
            <w:hideMark/>
          </w:tcPr>
          <w:p w14:paraId="2097472A" w14:textId="77777777" w:rsidR="00C560AF" w:rsidRDefault="00C560AF">
            <w:pPr>
              <w:widowControl w:val="0"/>
              <w:spacing w:line="360" w:lineRule="auto"/>
              <w:ind w:left="3" w:hanging="3"/>
              <w:rPr>
                <w:b/>
                <w:sz w:val="26"/>
                <w:szCs w:val="26"/>
              </w:rPr>
              <w:pPrChange w:id="943" w:author="Tuan Tran" w:date="2020-06-11T10:10:00Z">
                <w:pPr>
                  <w:widowControl w:val="0"/>
                  <w:ind w:left="3" w:hanging="3"/>
                </w:pPr>
              </w:pPrChange>
            </w:pPr>
            <w:r>
              <w:rPr>
                <w:sz w:val="26"/>
                <w:szCs w:val="26"/>
              </w:rPr>
              <w:t>Khóa chính</w:t>
            </w:r>
          </w:p>
        </w:tc>
      </w:tr>
      <w:tr w:rsidR="00C560AF" w14:paraId="37089239" w14:textId="77777777" w:rsidTr="001679E3">
        <w:tc>
          <w:tcPr>
            <w:tcW w:w="2765" w:type="dxa"/>
            <w:tcMar>
              <w:top w:w="100" w:type="dxa"/>
              <w:left w:w="100" w:type="dxa"/>
              <w:bottom w:w="100" w:type="dxa"/>
              <w:right w:w="100" w:type="dxa"/>
            </w:tcMar>
            <w:hideMark/>
          </w:tcPr>
          <w:p w14:paraId="05DA7619" w14:textId="2FA586CF" w:rsidR="00C560AF" w:rsidRDefault="00B81901">
            <w:pPr>
              <w:widowControl w:val="0"/>
              <w:spacing w:line="360" w:lineRule="auto"/>
              <w:ind w:left="3" w:hanging="3"/>
              <w:rPr>
                <w:sz w:val="26"/>
                <w:szCs w:val="26"/>
              </w:rPr>
              <w:pPrChange w:id="944" w:author="Tuan Tran" w:date="2020-06-11T10:10:00Z">
                <w:pPr>
                  <w:widowControl w:val="0"/>
                  <w:ind w:left="3" w:hanging="3"/>
                </w:pPr>
              </w:pPrChange>
            </w:pPr>
            <w:r w:rsidRPr="00B81901">
              <w:rPr>
                <w:sz w:val="26"/>
                <w:szCs w:val="26"/>
              </w:rPr>
              <w:t>TenVaiTro</w:t>
            </w:r>
          </w:p>
        </w:tc>
        <w:tc>
          <w:tcPr>
            <w:tcW w:w="2765" w:type="dxa"/>
            <w:tcMar>
              <w:top w:w="100" w:type="dxa"/>
              <w:left w:w="100" w:type="dxa"/>
              <w:bottom w:w="100" w:type="dxa"/>
              <w:right w:w="100" w:type="dxa"/>
            </w:tcMar>
            <w:hideMark/>
          </w:tcPr>
          <w:p w14:paraId="28F1458C" w14:textId="2929F51C" w:rsidR="00C560AF" w:rsidRDefault="00C560AF">
            <w:pPr>
              <w:widowControl w:val="0"/>
              <w:spacing w:line="360" w:lineRule="auto"/>
              <w:ind w:left="3" w:hanging="3"/>
              <w:rPr>
                <w:sz w:val="26"/>
                <w:szCs w:val="26"/>
              </w:rPr>
              <w:pPrChange w:id="945" w:author="Tuan Tran" w:date="2020-06-11T10:10:00Z">
                <w:pPr>
                  <w:widowControl w:val="0"/>
                  <w:ind w:left="3" w:hanging="3"/>
                </w:pPr>
              </w:pPrChange>
            </w:pPr>
            <w:r>
              <w:rPr>
                <w:sz w:val="26"/>
                <w:szCs w:val="26"/>
              </w:rPr>
              <w:t>nvarchar[</w:t>
            </w:r>
            <w:r w:rsidR="00536CB8">
              <w:rPr>
                <w:sz w:val="26"/>
                <w:szCs w:val="26"/>
              </w:rPr>
              <w:t>3</w:t>
            </w:r>
            <w:r>
              <w:rPr>
                <w:sz w:val="26"/>
                <w:szCs w:val="26"/>
              </w:rPr>
              <w:t>0]</w:t>
            </w:r>
          </w:p>
        </w:tc>
        <w:tc>
          <w:tcPr>
            <w:tcW w:w="2765" w:type="dxa"/>
            <w:tcMar>
              <w:top w:w="100" w:type="dxa"/>
              <w:left w:w="100" w:type="dxa"/>
              <w:bottom w:w="100" w:type="dxa"/>
              <w:right w:w="100" w:type="dxa"/>
            </w:tcMar>
          </w:tcPr>
          <w:p w14:paraId="4B05C2A2" w14:textId="77777777" w:rsidR="00C560AF" w:rsidRDefault="00C560AF">
            <w:pPr>
              <w:widowControl w:val="0"/>
              <w:spacing w:line="360" w:lineRule="auto"/>
              <w:ind w:left="3" w:hanging="3"/>
              <w:rPr>
                <w:b/>
                <w:sz w:val="26"/>
                <w:szCs w:val="26"/>
              </w:rPr>
              <w:pPrChange w:id="946" w:author="Tuan Tran" w:date="2020-06-11T10:10:00Z">
                <w:pPr>
                  <w:widowControl w:val="0"/>
                  <w:ind w:left="3" w:hanging="3"/>
                </w:pPr>
              </w:pPrChange>
            </w:pPr>
          </w:p>
        </w:tc>
      </w:tr>
    </w:tbl>
    <w:p w14:paraId="04695E30" w14:textId="77777777" w:rsidR="0048348E" w:rsidRDefault="0048348E">
      <w:pPr>
        <w:spacing w:line="360" w:lineRule="auto"/>
        <w:ind w:firstLine="720"/>
        <w:rPr>
          <w:color w:val="000000"/>
          <w:sz w:val="26"/>
          <w:szCs w:val="26"/>
        </w:rPr>
        <w:pPrChange w:id="947" w:author="Tuan Tran" w:date="2020-06-11T10:10:00Z">
          <w:pPr>
            <w:ind w:firstLine="720"/>
          </w:pPr>
        </w:pPrChange>
      </w:pPr>
    </w:p>
    <w:p w14:paraId="09CA4850" w14:textId="245B2813" w:rsidR="0048348E" w:rsidRDefault="0048348E">
      <w:pPr>
        <w:pStyle w:val="Heading3"/>
      </w:pPr>
      <w:bookmarkStart w:id="948" w:name="_Toc42726716"/>
      <w:bookmarkStart w:id="949" w:name="_Toc42726799"/>
      <w:r>
        <w:t xml:space="preserve">Thông tin về bảng </w:t>
      </w:r>
      <w:r w:rsidR="004D18C9">
        <w:rPr>
          <w:b/>
        </w:rPr>
        <w:t>SinhVien</w:t>
      </w:r>
      <w:bookmarkEnd w:id="948"/>
      <w:bookmarkEnd w:id="949"/>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48348E" w14:paraId="550E5407" w14:textId="77777777" w:rsidTr="001679E3">
        <w:tc>
          <w:tcPr>
            <w:tcW w:w="2765" w:type="dxa"/>
            <w:shd w:val="clear" w:color="auto" w:fill="CCCCCC"/>
            <w:tcMar>
              <w:top w:w="100" w:type="dxa"/>
              <w:left w:w="100" w:type="dxa"/>
              <w:bottom w:w="100" w:type="dxa"/>
              <w:right w:w="100" w:type="dxa"/>
            </w:tcMar>
            <w:hideMark/>
          </w:tcPr>
          <w:p w14:paraId="3044CBE0" w14:textId="77777777" w:rsidR="0048348E" w:rsidRDefault="0048348E">
            <w:pPr>
              <w:widowControl w:val="0"/>
              <w:spacing w:line="360" w:lineRule="auto"/>
              <w:ind w:left="3" w:hanging="3"/>
              <w:rPr>
                <w:b/>
                <w:sz w:val="26"/>
                <w:szCs w:val="26"/>
              </w:rPr>
              <w:pPrChange w:id="950" w:author="Tuan Tran" w:date="2020-06-11T10:10:00Z">
                <w:pPr>
                  <w:widowControl w:val="0"/>
                  <w:ind w:left="3" w:hanging="3"/>
                </w:pPr>
              </w:pPrChange>
            </w:pPr>
            <w:r>
              <w:rPr>
                <w:b/>
                <w:sz w:val="26"/>
                <w:szCs w:val="26"/>
              </w:rPr>
              <w:t>Tên trường</w:t>
            </w:r>
          </w:p>
        </w:tc>
        <w:tc>
          <w:tcPr>
            <w:tcW w:w="2765" w:type="dxa"/>
            <w:shd w:val="clear" w:color="auto" w:fill="CCCCCC"/>
            <w:tcMar>
              <w:top w:w="100" w:type="dxa"/>
              <w:left w:w="100" w:type="dxa"/>
              <w:bottom w:w="100" w:type="dxa"/>
              <w:right w:w="100" w:type="dxa"/>
            </w:tcMar>
            <w:hideMark/>
          </w:tcPr>
          <w:p w14:paraId="5A4E2DA9" w14:textId="77777777" w:rsidR="0048348E" w:rsidRDefault="0048348E">
            <w:pPr>
              <w:widowControl w:val="0"/>
              <w:spacing w:line="360" w:lineRule="auto"/>
              <w:ind w:left="3" w:hanging="3"/>
              <w:rPr>
                <w:b/>
                <w:sz w:val="26"/>
                <w:szCs w:val="26"/>
              </w:rPr>
              <w:pPrChange w:id="951" w:author="Tuan Tran" w:date="2020-06-11T10:10:00Z">
                <w:pPr>
                  <w:widowControl w:val="0"/>
                  <w:ind w:left="3" w:hanging="3"/>
                </w:pPr>
              </w:pPrChange>
            </w:pPr>
            <w:r>
              <w:rPr>
                <w:b/>
                <w:sz w:val="26"/>
                <w:szCs w:val="26"/>
              </w:rPr>
              <w:t>Kiểu dữ liệu</w:t>
            </w:r>
          </w:p>
        </w:tc>
        <w:tc>
          <w:tcPr>
            <w:tcW w:w="2765" w:type="dxa"/>
            <w:shd w:val="clear" w:color="auto" w:fill="CCCCCC"/>
            <w:tcMar>
              <w:top w:w="100" w:type="dxa"/>
              <w:left w:w="100" w:type="dxa"/>
              <w:bottom w:w="100" w:type="dxa"/>
              <w:right w:w="100" w:type="dxa"/>
            </w:tcMar>
            <w:hideMark/>
          </w:tcPr>
          <w:p w14:paraId="043A8BB5" w14:textId="77777777" w:rsidR="0048348E" w:rsidRDefault="0048348E">
            <w:pPr>
              <w:widowControl w:val="0"/>
              <w:spacing w:line="360" w:lineRule="auto"/>
              <w:ind w:left="3" w:hanging="3"/>
              <w:rPr>
                <w:b/>
                <w:sz w:val="26"/>
                <w:szCs w:val="26"/>
              </w:rPr>
              <w:pPrChange w:id="952" w:author="Tuan Tran" w:date="2020-06-11T10:10:00Z">
                <w:pPr>
                  <w:widowControl w:val="0"/>
                  <w:ind w:left="3" w:hanging="3"/>
                </w:pPr>
              </w:pPrChange>
            </w:pPr>
            <w:r>
              <w:rPr>
                <w:b/>
                <w:sz w:val="26"/>
                <w:szCs w:val="26"/>
              </w:rPr>
              <w:t>Ghi chú</w:t>
            </w:r>
          </w:p>
        </w:tc>
      </w:tr>
      <w:tr w:rsidR="0048348E" w14:paraId="600F5EB8" w14:textId="77777777" w:rsidTr="001679E3">
        <w:tc>
          <w:tcPr>
            <w:tcW w:w="2765" w:type="dxa"/>
            <w:tcMar>
              <w:top w:w="100" w:type="dxa"/>
              <w:left w:w="100" w:type="dxa"/>
              <w:bottom w:w="100" w:type="dxa"/>
              <w:right w:w="100" w:type="dxa"/>
            </w:tcMar>
            <w:hideMark/>
          </w:tcPr>
          <w:p w14:paraId="21BA7001" w14:textId="1982569C" w:rsidR="0048348E" w:rsidRDefault="00AF6A51">
            <w:pPr>
              <w:widowControl w:val="0"/>
              <w:spacing w:line="360" w:lineRule="auto"/>
              <w:ind w:left="3" w:hanging="3"/>
              <w:rPr>
                <w:sz w:val="26"/>
                <w:szCs w:val="26"/>
              </w:rPr>
              <w:pPrChange w:id="953" w:author="Tuan Tran" w:date="2020-06-11T10:10:00Z">
                <w:pPr>
                  <w:widowControl w:val="0"/>
                  <w:ind w:left="3" w:hanging="3"/>
                </w:pPr>
              </w:pPrChange>
            </w:pPr>
            <w:r w:rsidRPr="00AF6A51">
              <w:rPr>
                <w:sz w:val="26"/>
                <w:szCs w:val="26"/>
              </w:rPr>
              <w:t>IdSinhVien</w:t>
            </w:r>
          </w:p>
        </w:tc>
        <w:tc>
          <w:tcPr>
            <w:tcW w:w="2765" w:type="dxa"/>
            <w:tcMar>
              <w:top w:w="100" w:type="dxa"/>
              <w:left w:w="100" w:type="dxa"/>
              <w:bottom w:w="100" w:type="dxa"/>
              <w:right w:w="100" w:type="dxa"/>
            </w:tcMar>
            <w:hideMark/>
          </w:tcPr>
          <w:p w14:paraId="08679994" w14:textId="77777777" w:rsidR="0048348E" w:rsidRDefault="0048348E">
            <w:pPr>
              <w:widowControl w:val="0"/>
              <w:spacing w:line="360" w:lineRule="auto"/>
              <w:ind w:left="3" w:hanging="3"/>
              <w:rPr>
                <w:sz w:val="26"/>
                <w:szCs w:val="26"/>
              </w:rPr>
              <w:pPrChange w:id="954" w:author="Tuan Tran" w:date="2020-06-11T10:10:00Z">
                <w:pPr>
                  <w:widowControl w:val="0"/>
                  <w:ind w:left="3" w:hanging="3"/>
                </w:pPr>
              </w:pPrChange>
            </w:pPr>
            <w:r>
              <w:rPr>
                <w:sz w:val="26"/>
                <w:szCs w:val="26"/>
              </w:rPr>
              <w:t>int</w:t>
            </w:r>
          </w:p>
        </w:tc>
        <w:tc>
          <w:tcPr>
            <w:tcW w:w="2765" w:type="dxa"/>
            <w:tcMar>
              <w:top w:w="100" w:type="dxa"/>
              <w:left w:w="100" w:type="dxa"/>
              <w:bottom w:w="100" w:type="dxa"/>
              <w:right w:w="100" w:type="dxa"/>
            </w:tcMar>
            <w:hideMark/>
          </w:tcPr>
          <w:p w14:paraId="097B739F" w14:textId="77777777" w:rsidR="0048348E" w:rsidRDefault="0048348E">
            <w:pPr>
              <w:widowControl w:val="0"/>
              <w:spacing w:line="360" w:lineRule="auto"/>
              <w:ind w:left="3" w:hanging="3"/>
              <w:rPr>
                <w:b/>
                <w:sz w:val="26"/>
                <w:szCs w:val="26"/>
              </w:rPr>
              <w:pPrChange w:id="955" w:author="Tuan Tran" w:date="2020-06-11T10:10:00Z">
                <w:pPr>
                  <w:widowControl w:val="0"/>
                  <w:ind w:left="3" w:hanging="3"/>
                </w:pPr>
              </w:pPrChange>
            </w:pPr>
            <w:r>
              <w:rPr>
                <w:sz w:val="26"/>
                <w:szCs w:val="26"/>
              </w:rPr>
              <w:t>Khóa chính</w:t>
            </w:r>
          </w:p>
        </w:tc>
      </w:tr>
      <w:tr w:rsidR="0048348E" w14:paraId="05A6CEAE" w14:textId="77777777" w:rsidTr="001679E3">
        <w:tc>
          <w:tcPr>
            <w:tcW w:w="2765" w:type="dxa"/>
            <w:tcMar>
              <w:top w:w="100" w:type="dxa"/>
              <w:left w:w="100" w:type="dxa"/>
              <w:bottom w:w="100" w:type="dxa"/>
              <w:right w:w="100" w:type="dxa"/>
            </w:tcMar>
            <w:hideMark/>
          </w:tcPr>
          <w:p w14:paraId="48B1AF61" w14:textId="7633F628" w:rsidR="0048348E" w:rsidRDefault="00AF6A51">
            <w:pPr>
              <w:widowControl w:val="0"/>
              <w:spacing w:line="360" w:lineRule="auto"/>
              <w:ind w:left="3" w:hanging="3"/>
              <w:rPr>
                <w:sz w:val="26"/>
                <w:szCs w:val="26"/>
              </w:rPr>
              <w:pPrChange w:id="956" w:author="Tuan Tran" w:date="2020-06-11T10:10:00Z">
                <w:pPr>
                  <w:widowControl w:val="0"/>
                  <w:ind w:left="3" w:hanging="3"/>
                </w:pPr>
              </w:pPrChange>
            </w:pPr>
            <w:r w:rsidRPr="00AF6A51">
              <w:rPr>
                <w:sz w:val="26"/>
                <w:szCs w:val="26"/>
              </w:rPr>
              <w:t>Mssv</w:t>
            </w:r>
          </w:p>
        </w:tc>
        <w:tc>
          <w:tcPr>
            <w:tcW w:w="2765" w:type="dxa"/>
            <w:tcMar>
              <w:top w:w="100" w:type="dxa"/>
              <w:left w:w="100" w:type="dxa"/>
              <w:bottom w:w="100" w:type="dxa"/>
              <w:right w:w="100" w:type="dxa"/>
            </w:tcMar>
            <w:hideMark/>
          </w:tcPr>
          <w:p w14:paraId="63A203B6" w14:textId="229CA66E" w:rsidR="0048348E" w:rsidRDefault="0048348E">
            <w:pPr>
              <w:widowControl w:val="0"/>
              <w:spacing w:line="360" w:lineRule="auto"/>
              <w:ind w:left="3" w:hanging="3"/>
              <w:rPr>
                <w:sz w:val="26"/>
                <w:szCs w:val="26"/>
              </w:rPr>
              <w:pPrChange w:id="957" w:author="Tuan Tran" w:date="2020-06-11T10:10:00Z">
                <w:pPr>
                  <w:widowControl w:val="0"/>
                  <w:ind w:left="3" w:hanging="3"/>
                </w:pPr>
              </w:pPrChange>
            </w:pPr>
            <w:r>
              <w:rPr>
                <w:sz w:val="26"/>
                <w:szCs w:val="26"/>
              </w:rPr>
              <w:t>varchar[</w:t>
            </w:r>
            <w:r w:rsidR="00AF6A51">
              <w:rPr>
                <w:sz w:val="26"/>
                <w:szCs w:val="26"/>
              </w:rPr>
              <w:t>1</w:t>
            </w:r>
            <w:r w:rsidR="00E5158F">
              <w:rPr>
                <w:sz w:val="26"/>
                <w:szCs w:val="26"/>
              </w:rPr>
              <w:t>2</w:t>
            </w:r>
            <w:r>
              <w:rPr>
                <w:sz w:val="26"/>
                <w:szCs w:val="26"/>
              </w:rPr>
              <w:t>]</w:t>
            </w:r>
          </w:p>
        </w:tc>
        <w:tc>
          <w:tcPr>
            <w:tcW w:w="2765" w:type="dxa"/>
            <w:tcMar>
              <w:top w:w="100" w:type="dxa"/>
              <w:left w:w="100" w:type="dxa"/>
              <w:bottom w:w="100" w:type="dxa"/>
              <w:right w:w="100" w:type="dxa"/>
            </w:tcMar>
          </w:tcPr>
          <w:p w14:paraId="59755766" w14:textId="77777777" w:rsidR="0048348E" w:rsidRDefault="0048348E">
            <w:pPr>
              <w:widowControl w:val="0"/>
              <w:spacing w:line="360" w:lineRule="auto"/>
              <w:ind w:left="3" w:hanging="3"/>
              <w:rPr>
                <w:b/>
                <w:sz w:val="26"/>
                <w:szCs w:val="26"/>
              </w:rPr>
              <w:pPrChange w:id="958" w:author="Tuan Tran" w:date="2020-06-11T10:10:00Z">
                <w:pPr>
                  <w:widowControl w:val="0"/>
                  <w:ind w:left="3" w:hanging="3"/>
                </w:pPr>
              </w:pPrChange>
            </w:pPr>
          </w:p>
        </w:tc>
      </w:tr>
      <w:tr w:rsidR="00AF6A51" w14:paraId="4181ACFC" w14:textId="77777777" w:rsidTr="001679E3">
        <w:tc>
          <w:tcPr>
            <w:tcW w:w="2765" w:type="dxa"/>
            <w:tcMar>
              <w:top w:w="100" w:type="dxa"/>
              <w:left w:w="100" w:type="dxa"/>
              <w:bottom w:w="100" w:type="dxa"/>
              <w:right w:w="100" w:type="dxa"/>
            </w:tcMar>
          </w:tcPr>
          <w:p w14:paraId="2BF87482" w14:textId="26ABF579" w:rsidR="00AF6A51" w:rsidRPr="00AF6A51" w:rsidRDefault="00AF6A51">
            <w:pPr>
              <w:widowControl w:val="0"/>
              <w:spacing w:line="360" w:lineRule="auto"/>
              <w:ind w:left="3" w:hanging="3"/>
              <w:rPr>
                <w:sz w:val="26"/>
                <w:szCs w:val="26"/>
              </w:rPr>
              <w:pPrChange w:id="959" w:author="Tuan Tran" w:date="2020-06-11T10:10:00Z">
                <w:pPr>
                  <w:widowControl w:val="0"/>
                  <w:ind w:left="3" w:hanging="3"/>
                </w:pPr>
              </w:pPrChange>
            </w:pPr>
            <w:r w:rsidRPr="00AF6A51">
              <w:rPr>
                <w:sz w:val="26"/>
                <w:szCs w:val="26"/>
              </w:rPr>
              <w:t>MaLopSv</w:t>
            </w:r>
          </w:p>
        </w:tc>
        <w:tc>
          <w:tcPr>
            <w:tcW w:w="2765" w:type="dxa"/>
            <w:tcMar>
              <w:top w:w="100" w:type="dxa"/>
              <w:left w:w="100" w:type="dxa"/>
              <w:bottom w:w="100" w:type="dxa"/>
              <w:right w:w="100" w:type="dxa"/>
            </w:tcMar>
          </w:tcPr>
          <w:p w14:paraId="759A57A5" w14:textId="27393217" w:rsidR="00AF6A51" w:rsidRDefault="005D6F46">
            <w:pPr>
              <w:widowControl w:val="0"/>
              <w:spacing w:line="360" w:lineRule="auto"/>
              <w:ind w:left="3" w:hanging="3"/>
              <w:rPr>
                <w:sz w:val="26"/>
                <w:szCs w:val="26"/>
              </w:rPr>
              <w:pPrChange w:id="960" w:author="Tuan Tran" w:date="2020-06-11T10:10:00Z">
                <w:pPr>
                  <w:widowControl w:val="0"/>
                  <w:ind w:left="3" w:hanging="3"/>
                </w:pPr>
              </w:pPrChange>
            </w:pPr>
            <w:r>
              <w:rPr>
                <w:sz w:val="26"/>
                <w:szCs w:val="26"/>
              </w:rPr>
              <w:t>varchar[10]</w:t>
            </w:r>
          </w:p>
        </w:tc>
        <w:tc>
          <w:tcPr>
            <w:tcW w:w="2765" w:type="dxa"/>
            <w:tcMar>
              <w:top w:w="100" w:type="dxa"/>
              <w:left w:w="100" w:type="dxa"/>
              <w:bottom w:w="100" w:type="dxa"/>
              <w:right w:w="100" w:type="dxa"/>
            </w:tcMar>
          </w:tcPr>
          <w:p w14:paraId="3D214C87" w14:textId="77777777" w:rsidR="00AF6A51" w:rsidRDefault="00AF6A51">
            <w:pPr>
              <w:widowControl w:val="0"/>
              <w:spacing w:line="360" w:lineRule="auto"/>
              <w:ind w:left="3" w:hanging="3"/>
              <w:rPr>
                <w:b/>
                <w:sz w:val="26"/>
                <w:szCs w:val="26"/>
              </w:rPr>
              <w:pPrChange w:id="961" w:author="Tuan Tran" w:date="2020-06-11T10:10:00Z">
                <w:pPr>
                  <w:widowControl w:val="0"/>
                  <w:ind w:left="3" w:hanging="3"/>
                </w:pPr>
              </w:pPrChange>
            </w:pPr>
          </w:p>
        </w:tc>
      </w:tr>
      <w:tr w:rsidR="004D6414" w14:paraId="1B036FCF" w14:textId="77777777" w:rsidTr="001679E3">
        <w:tc>
          <w:tcPr>
            <w:tcW w:w="2765" w:type="dxa"/>
            <w:tcMar>
              <w:top w:w="100" w:type="dxa"/>
              <w:left w:w="100" w:type="dxa"/>
              <w:bottom w:w="100" w:type="dxa"/>
              <w:right w:w="100" w:type="dxa"/>
            </w:tcMar>
          </w:tcPr>
          <w:p w14:paraId="15B2BE6B" w14:textId="7021226E" w:rsidR="004D6414" w:rsidRPr="00AF6A51" w:rsidRDefault="004D6414">
            <w:pPr>
              <w:widowControl w:val="0"/>
              <w:spacing w:line="360" w:lineRule="auto"/>
              <w:ind w:left="3" w:hanging="3"/>
              <w:rPr>
                <w:sz w:val="26"/>
                <w:szCs w:val="26"/>
              </w:rPr>
              <w:pPrChange w:id="962" w:author="Tuan Tran" w:date="2020-06-11T10:10:00Z">
                <w:pPr>
                  <w:widowControl w:val="0"/>
                  <w:ind w:left="3" w:hanging="3"/>
                </w:pPr>
              </w:pPrChange>
            </w:pPr>
            <w:r w:rsidRPr="00AF6A51">
              <w:rPr>
                <w:sz w:val="26"/>
                <w:szCs w:val="26"/>
              </w:rPr>
              <w:t>IdNguoiDung</w:t>
            </w:r>
          </w:p>
        </w:tc>
        <w:tc>
          <w:tcPr>
            <w:tcW w:w="2765" w:type="dxa"/>
            <w:tcMar>
              <w:top w:w="100" w:type="dxa"/>
              <w:left w:w="100" w:type="dxa"/>
              <w:bottom w:w="100" w:type="dxa"/>
              <w:right w:w="100" w:type="dxa"/>
            </w:tcMar>
          </w:tcPr>
          <w:p w14:paraId="053FD2C3" w14:textId="3A2A0AD1" w:rsidR="004D6414" w:rsidRDefault="004D6414">
            <w:pPr>
              <w:widowControl w:val="0"/>
              <w:spacing w:line="360" w:lineRule="auto"/>
              <w:ind w:left="3" w:hanging="3"/>
              <w:rPr>
                <w:sz w:val="26"/>
                <w:szCs w:val="26"/>
              </w:rPr>
              <w:pPrChange w:id="963" w:author="Tuan Tran" w:date="2020-06-11T10:10:00Z">
                <w:pPr>
                  <w:widowControl w:val="0"/>
                  <w:ind w:left="3" w:hanging="3"/>
                </w:pPr>
              </w:pPrChange>
            </w:pPr>
            <w:r>
              <w:rPr>
                <w:sz w:val="26"/>
                <w:szCs w:val="26"/>
              </w:rPr>
              <w:t>int</w:t>
            </w:r>
          </w:p>
        </w:tc>
        <w:tc>
          <w:tcPr>
            <w:tcW w:w="2765" w:type="dxa"/>
            <w:tcMar>
              <w:top w:w="100" w:type="dxa"/>
              <w:left w:w="100" w:type="dxa"/>
              <w:bottom w:w="100" w:type="dxa"/>
              <w:right w:w="100" w:type="dxa"/>
            </w:tcMar>
          </w:tcPr>
          <w:p w14:paraId="7C8525AE" w14:textId="5C3E008C" w:rsidR="004D6414" w:rsidRDefault="004D6414">
            <w:pPr>
              <w:widowControl w:val="0"/>
              <w:spacing w:line="360" w:lineRule="auto"/>
              <w:ind w:left="3" w:hanging="3"/>
              <w:rPr>
                <w:b/>
                <w:sz w:val="26"/>
                <w:szCs w:val="26"/>
              </w:rPr>
              <w:pPrChange w:id="964" w:author="Tuan Tran" w:date="2020-06-11T10:10:00Z">
                <w:pPr>
                  <w:widowControl w:val="0"/>
                  <w:ind w:left="3" w:hanging="3"/>
                </w:pPr>
              </w:pPrChange>
            </w:pPr>
            <w:r>
              <w:rPr>
                <w:sz w:val="26"/>
                <w:szCs w:val="26"/>
              </w:rPr>
              <w:t>Khóa ngoại</w:t>
            </w:r>
          </w:p>
        </w:tc>
      </w:tr>
    </w:tbl>
    <w:p w14:paraId="7AFBC78D" w14:textId="77777777" w:rsidR="00C560AF" w:rsidRDefault="00C560AF">
      <w:pPr>
        <w:spacing w:line="360" w:lineRule="auto"/>
        <w:rPr>
          <w:color w:val="000000"/>
          <w:sz w:val="26"/>
          <w:szCs w:val="26"/>
        </w:rPr>
        <w:pPrChange w:id="965" w:author="Tuan Tran" w:date="2020-06-11T10:10:00Z">
          <w:pPr/>
        </w:pPrChange>
      </w:pPr>
    </w:p>
    <w:p w14:paraId="4B456DFE" w14:textId="63DCC223" w:rsidR="003052CD" w:rsidRDefault="003052CD">
      <w:pPr>
        <w:pStyle w:val="Heading3"/>
      </w:pPr>
      <w:bookmarkStart w:id="966" w:name="_Toc42726717"/>
      <w:bookmarkStart w:id="967" w:name="_Toc42726800"/>
      <w:r>
        <w:t xml:space="preserve">Thông tin về bảng </w:t>
      </w:r>
      <w:r w:rsidR="00134075">
        <w:rPr>
          <w:b/>
        </w:rPr>
        <w:t>Kh</w:t>
      </w:r>
      <w:r w:rsidR="00E5458F">
        <w:rPr>
          <w:b/>
        </w:rPr>
        <w:t>oa</w:t>
      </w:r>
      <w:bookmarkEnd w:id="966"/>
      <w:bookmarkEnd w:id="967"/>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14:paraId="1F358DE1" w14:textId="77777777" w:rsidTr="008628C8">
        <w:tc>
          <w:tcPr>
            <w:tcW w:w="2765" w:type="dxa"/>
            <w:shd w:val="clear" w:color="auto" w:fill="CCCCCC"/>
            <w:tcMar>
              <w:top w:w="100" w:type="dxa"/>
              <w:left w:w="100" w:type="dxa"/>
              <w:bottom w:w="100" w:type="dxa"/>
              <w:right w:w="100" w:type="dxa"/>
            </w:tcMar>
            <w:hideMark/>
          </w:tcPr>
          <w:p w14:paraId="41997B3F" w14:textId="77777777" w:rsidR="003052CD" w:rsidRDefault="003052CD">
            <w:pPr>
              <w:widowControl w:val="0"/>
              <w:spacing w:line="360" w:lineRule="auto"/>
              <w:ind w:left="3" w:hanging="3"/>
              <w:rPr>
                <w:b/>
                <w:sz w:val="26"/>
                <w:szCs w:val="26"/>
              </w:rPr>
              <w:pPrChange w:id="968" w:author="Tuan Tran" w:date="2020-06-11T10:10:00Z">
                <w:pPr>
                  <w:widowControl w:val="0"/>
                  <w:ind w:left="3" w:hanging="3"/>
                </w:pPr>
              </w:pPrChange>
            </w:pPr>
            <w:r>
              <w:rPr>
                <w:b/>
                <w:sz w:val="26"/>
                <w:szCs w:val="26"/>
              </w:rPr>
              <w:t>Tên trường</w:t>
            </w:r>
          </w:p>
        </w:tc>
        <w:tc>
          <w:tcPr>
            <w:tcW w:w="2765" w:type="dxa"/>
            <w:shd w:val="clear" w:color="auto" w:fill="CCCCCC"/>
            <w:tcMar>
              <w:top w:w="100" w:type="dxa"/>
              <w:left w:w="100" w:type="dxa"/>
              <w:bottom w:w="100" w:type="dxa"/>
              <w:right w:w="100" w:type="dxa"/>
            </w:tcMar>
            <w:hideMark/>
          </w:tcPr>
          <w:p w14:paraId="3819EEC9" w14:textId="77777777" w:rsidR="003052CD" w:rsidRDefault="003052CD">
            <w:pPr>
              <w:widowControl w:val="0"/>
              <w:spacing w:line="360" w:lineRule="auto"/>
              <w:ind w:left="3" w:hanging="3"/>
              <w:rPr>
                <w:b/>
                <w:sz w:val="26"/>
                <w:szCs w:val="26"/>
              </w:rPr>
              <w:pPrChange w:id="969" w:author="Tuan Tran" w:date="2020-06-11T10:10:00Z">
                <w:pPr>
                  <w:widowControl w:val="0"/>
                  <w:ind w:left="3" w:hanging="3"/>
                </w:pPr>
              </w:pPrChange>
            </w:pPr>
            <w:r>
              <w:rPr>
                <w:b/>
                <w:sz w:val="26"/>
                <w:szCs w:val="26"/>
              </w:rPr>
              <w:t>Kiểu dữ liệu</w:t>
            </w:r>
          </w:p>
        </w:tc>
        <w:tc>
          <w:tcPr>
            <w:tcW w:w="2765" w:type="dxa"/>
            <w:shd w:val="clear" w:color="auto" w:fill="CCCCCC"/>
            <w:tcMar>
              <w:top w:w="100" w:type="dxa"/>
              <w:left w:w="100" w:type="dxa"/>
              <w:bottom w:w="100" w:type="dxa"/>
              <w:right w:w="100" w:type="dxa"/>
            </w:tcMar>
            <w:hideMark/>
          </w:tcPr>
          <w:p w14:paraId="55EA791F" w14:textId="77777777" w:rsidR="003052CD" w:rsidRDefault="003052CD">
            <w:pPr>
              <w:widowControl w:val="0"/>
              <w:spacing w:line="360" w:lineRule="auto"/>
              <w:ind w:left="3" w:hanging="3"/>
              <w:rPr>
                <w:b/>
                <w:sz w:val="26"/>
                <w:szCs w:val="26"/>
              </w:rPr>
              <w:pPrChange w:id="970" w:author="Tuan Tran" w:date="2020-06-11T10:10:00Z">
                <w:pPr>
                  <w:widowControl w:val="0"/>
                  <w:ind w:left="3" w:hanging="3"/>
                </w:pPr>
              </w:pPrChange>
            </w:pPr>
            <w:r>
              <w:rPr>
                <w:b/>
                <w:sz w:val="26"/>
                <w:szCs w:val="26"/>
              </w:rPr>
              <w:t>Ghi chú</w:t>
            </w:r>
          </w:p>
        </w:tc>
      </w:tr>
      <w:tr w:rsidR="003052CD" w14:paraId="050FF4DD" w14:textId="77777777" w:rsidTr="008628C8">
        <w:tc>
          <w:tcPr>
            <w:tcW w:w="2765" w:type="dxa"/>
            <w:tcMar>
              <w:top w:w="100" w:type="dxa"/>
              <w:left w:w="100" w:type="dxa"/>
              <w:bottom w:w="100" w:type="dxa"/>
              <w:right w:w="100" w:type="dxa"/>
            </w:tcMar>
            <w:hideMark/>
          </w:tcPr>
          <w:p w14:paraId="6490AEA1" w14:textId="0D836F73" w:rsidR="003052CD" w:rsidRDefault="000218D4">
            <w:pPr>
              <w:widowControl w:val="0"/>
              <w:spacing w:line="360" w:lineRule="auto"/>
              <w:ind w:left="3" w:hanging="3"/>
              <w:rPr>
                <w:sz w:val="26"/>
                <w:szCs w:val="26"/>
              </w:rPr>
              <w:pPrChange w:id="971" w:author="Tuan Tran" w:date="2020-06-11T10:10:00Z">
                <w:pPr>
                  <w:widowControl w:val="0"/>
                  <w:ind w:left="3" w:hanging="3"/>
                </w:pPr>
              </w:pPrChange>
            </w:pPr>
            <w:r w:rsidRPr="000218D4">
              <w:rPr>
                <w:sz w:val="26"/>
                <w:szCs w:val="26"/>
              </w:rPr>
              <w:t>IdKhoa</w:t>
            </w:r>
          </w:p>
        </w:tc>
        <w:tc>
          <w:tcPr>
            <w:tcW w:w="2765" w:type="dxa"/>
            <w:tcMar>
              <w:top w:w="100" w:type="dxa"/>
              <w:left w:w="100" w:type="dxa"/>
              <w:bottom w:w="100" w:type="dxa"/>
              <w:right w:w="100" w:type="dxa"/>
            </w:tcMar>
            <w:hideMark/>
          </w:tcPr>
          <w:p w14:paraId="1D8831AE" w14:textId="77777777" w:rsidR="003052CD" w:rsidRDefault="003052CD">
            <w:pPr>
              <w:widowControl w:val="0"/>
              <w:spacing w:line="360" w:lineRule="auto"/>
              <w:ind w:left="3" w:hanging="3"/>
              <w:rPr>
                <w:sz w:val="26"/>
                <w:szCs w:val="26"/>
              </w:rPr>
              <w:pPrChange w:id="972" w:author="Tuan Tran" w:date="2020-06-11T10:10:00Z">
                <w:pPr>
                  <w:widowControl w:val="0"/>
                  <w:ind w:left="3" w:hanging="3"/>
                </w:pPr>
              </w:pPrChange>
            </w:pPr>
            <w:r>
              <w:rPr>
                <w:sz w:val="26"/>
                <w:szCs w:val="26"/>
              </w:rPr>
              <w:t>int</w:t>
            </w:r>
          </w:p>
        </w:tc>
        <w:tc>
          <w:tcPr>
            <w:tcW w:w="2765" w:type="dxa"/>
            <w:tcMar>
              <w:top w:w="100" w:type="dxa"/>
              <w:left w:w="100" w:type="dxa"/>
              <w:bottom w:w="100" w:type="dxa"/>
              <w:right w:w="100" w:type="dxa"/>
            </w:tcMar>
            <w:hideMark/>
          </w:tcPr>
          <w:p w14:paraId="0CE695DD" w14:textId="77777777" w:rsidR="003052CD" w:rsidRDefault="003052CD">
            <w:pPr>
              <w:widowControl w:val="0"/>
              <w:spacing w:line="360" w:lineRule="auto"/>
              <w:ind w:left="3" w:hanging="3"/>
              <w:rPr>
                <w:b/>
                <w:sz w:val="26"/>
                <w:szCs w:val="26"/>
              </w:rPr>
              <w:pPrChange w:id="973" w:author="Tuan Tran" w:date="2020-06-11T10:10:00Z">
                <w:pPr>
                  <w:widowControl w:val="0"/>
                  <w:ind w:left="3" w:hanging="3"/>
                </w:pPr>
              </w:pPrChange>
            </w:pPr>
            <w:r>
              <w:rPr>
                <w:sz w:val="26"/>
                <w:szCs w:val="26"/>
              </w:rPr>
              <w:t>Khóa chính</w:t>
            </w:r>
          </w:p>
        </w:tc>
      </w:tr>
      <w:tr w:rsidR="003052CD" w14:paraId="687D833A" w14:textId="77777777" w:rsidTr="008628C8">
        <w:tc>
          <w:tcPr>
            <w:tcW w:w="2765" w:type="dxa"/>
            <w:tcMar>
              <w:top w:w="100" w:type="dxa"/>
              <w:left w:w="100" w:type="dxa"/>
              <w:bottom w:w="100" w:type="dxa"/>
              <w:right w:w="100" w:type="dxa"/>
            </w:tcMar>
            <w:hideMark/>
          </w:tcPr>
          <w:p w14:paraId="503170E4" w14:textId="78004122" w:rsidR="003052CD" w:rsidRDefault="000218D4">
            <w:pPr>
              <w:widowControl w:val="0"/>
              <w:spacing w:line="360" w:lineRule="auto"/>
              <w:ind w:left="3" w:hanging="3"/>
              <w:rPr>
                <w:sz w:val="26"/>
                <w:szCs w:val="26"/>
              </w:rPr>
              <w:pPrChange w:id="974" w:author="Tuan Tran" w:date="2020-06-11T10:10:00Z">
                <w:pPr>
                  <w:widowControl w:val="0"/>
                  <w:ind w:left="3" w:hanging="3"/>
                </w:pPr>
              </w:pPrChange>
            </w:pPr>
            <w:r w:rsidRPr="000218D4">
              <w:rPr>
                <w:sz w:val="26"/>
                <w:szCs w:val="26"/>
              </w:rPr>
              <w:t>TenKhoa</w:t>
            </w:r>
          </w:p>
        </w:tc>
        <w:tc>
          <w:tcPr>
            <w:tcW w:w="2765" w:type="dxa"/>
            <w:tcMar>
              <w:top w:w="100" w:type="dxa"/>
              <w:left w:w="100" w:type="dxa"/>
              <w:bottom w:w="100" w:type="dxa"/>
              <w:right w:w="100" w:type="dxa"/>
            </w:tcMar>
            <w:hideMark/>
          </w:tcPr>
          <w:p w14:paraId="13C4B3EC" w14:textId="3CCFA991" w:rsidR="003052CD" w:rsidRDefault="000218D4">
            <w:pPr>
              <w:widowControl w:val="0"/>
              <w:spacing w:line="360" w:lineRule="auto"/>
              <w:ind w:left="3" w:hanging="3"/>
              <w:rPr>
                <w:sz w:val="26"/>
                <w:szCs w:val="26"/>
              </w:rPr>
              <w:pPrChange w:id="975" w:author="Tuan Tran" w:date="2020-06-11T10:10:00Z">
                <w:pPr>
                  <w:widowControl w:val="0"/>
                  <w:ind w:left="3" w:hanging="3"/>
                </w:pPr>
              </w:pPrChange>
            </w:pPr>
            <w:r>
              <w:rPr>
                <w:sz w:val="26"/>
                <w:szCs w:val="26"/>
              </w:rPr>
              <w:t>n</w:t>
            </w:r>
            <w:r w:rsidR="003052CD">
              <w:rPr>
                <w:sz w:val="26"/>
                <w:szCs w:val="26"/>
              </w:rPr>
              <w:t>varchar[50]</w:t>
            </w:r>
          </w:p>
        </w:tc>
        <w:tc>
          <w:tcPr>
            <w:tcW w:w="2765" w:type="dxa"/>
            <w:tcMar>
              <w:top w:w="100" w:type="dxa"/>
              <w:left w:w="100" w:type="dxa"/>
              <w:bottom w:w="100" w:type="dxa"/>
              <w:right w:w="100" w:type="dxa"/>
            </w:tcMar>
          </w:tcPr>
          <w:p w14:paraId="7C371715" w14:textId="77777777" w:rsidR="003052CD" w:rsidRDefault="003052CD">
            <w:pPr>
              <w:widowControl w:val="0"/>
              <w:spacing w:line="360" w:lineRule="auto"/>
              <w:ind w:left="3" w:hanging="3"/>
              <w:rPr>
                <w:b/>
                <w:sz w:val="26"/>
                <w:szCs w:val="26"/>
              </w:rPr>
              <w:pPrChange w:id="976" w:author="Tuan Tran" w:date="2020-06-11T10:10:00Z">
                <w:pPr>
                  <w:widowControl w:val="0"/>
                  <w:ind w:left="3" w:hanging="3"/>
                </w:pPr>
              </w:pPrChange>
            </w:pPr>
          </w:p>
        </w:tc>
      </w:tr>
    </w:tbl>
    <w:p w14:paraId="5C282225" w14:textId="77777777" w:rsidR="003052CD" w:rsidRDefault="003052CD">
      <w:pPr>
        <w:spacing w:line="360" w:lineRule="auto"/>
        <w:ind w:left="3" w:hanging="3"/>
        <w:rPr>
          <w:b/>
          <w:position w:val="-1"/>
          <w:sz w:val="26"/>
          <w:szCs w:val="26"/>
        </w:rPr>
      </w:pPr>
    </w:p>
    <w:p w14:paraId="0AB2D384" w14:textId="5BCF6295" w:rsidR="003052CD" w:rsidRDefault="003052CD">
      <w:pPr>
        <w:pStyle w:val="Heading3"/>
      </w:pPr>
      <w:bookmarkStart w:id="977" w:name="_Toc42726718"/>
      <w:bookmarkStart w:id="978" w:name="_Toc42726801"/>
      <w:r>
        <w:t xml:space="preserve">Thông tin về bảng </w:t>
      </w:r>
      <w:r w:rsidR="000218D4">
        <w:rPr>
          <w:b/>
        </w:rPr>
        <w:t>MonHoc</w:t>
      </w:r>
      <w:bookmarkEnd w:id="977"/>
      <w:bookmarkEnd w:id="978"/>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14:paraId="11DB961C" w14:textId="77777777" w:rsidTr="008628C8">
        <w:tc>
          <w:tcPr>
            <w:tcW w:w="2765" w:type="dxa"/>
            <w:shd w:val="clear" w:color="auto" w:fill="CCCCCC"/>
            <w:tcMar>
              <w:top w:w="100" w:type="dxa"/>
              <w:left w:w="100" w:type="dxa"/>
              <w:bottom w:w="100" w:type="dxa"/>
              <w:right w:w="100" w:type="dxa"/>
            </w:tcMar>
            <w:hideMark/>
          </w:tcPr>
          <w:p w14:paraId="09691BEA" w14:textId="77777777" w:rsidR="003052CD" w:rsidRDefault="003052CD">
            <w:pPr>
              <w:widowControl w:val="0"/>
              <w:spacing w:line="360" w:lineRule="auto"/>
              <w:ind w:left="3" w:hanging="3"/>
              <w:rPr>
                <w:b/>
                <w:sz w:val="26"/>
                <w:szCs w:val="26"/>
              </w:rPr>
              <w:pPrChange w:id="979" w:author="Tuan Tran" w:date="2020-06-11T10:10:00Z">
                <w:pPr>
                  <w:widowControl w:val="0"/>
                  <w:ind w:left="3" w:hanging="3"/>
                </w:pPr>
              </w:pPrChange>
            </w:pPr>
            <w:r>
              <w:rPr>
                <w:b/>
                <w:sz w:val="26"/>
                <w:szCs w:val="26"/>
              </w:rPr>
              <w:t>Tên trường</w:t>
            </w:r>
          </w:p>
        </w:tc>
        <w:tc>
          <w:tcPr>
            <w:tcW w:w="2765" w:type="dxa"/>
            <w:shd w:val="clear" w:color="auto" w:fill="CCCCCC"/>
            <w:tcMar>
              <w:top w:w="100" w:type="dxa"/>
              <w:left w:w="100" w:type="dxa"/>
              <w:bottom w:w="100" w:type="dxa"/>
              <w:right w:w="100" w:type="dxa"/>
            </w:tcMar>
            <w:hideMark/>
          </w:tcPr>
          <w:p w14:paraId="206092E3" w14:textId="77777777" w:rsidR="003052CD" w:rsidRDefault="003052CD">
            <w:pPr>
              <w:widowControl w:val="0"/>
              <w:spacing w:line="360" w:lineRule="auto"/>
              <w:ind w:left="3" w:hanging="3"/>
              <w:rPr>
                <w:b/>
                <w:sz w:val="26"/>
                <w:szCs w:val="26"/>
              </w:rPr>
              <w:pPrChange w:id="980" w:author="Tuan Tran" w:date="2020-06-11T10:10:00Z">
                <w:pPr>
                  <w:widowControl w:val="0"/>
                  <w:ind w:left="3" w:hanging="3"/>
                </w:pPr>
              </w:pPrChange>
            </w:pPr>
            <w:r>
              <w:rPr>
                <w:b/>
                <w:sz w:val="26"/>
                <w:szCs w:val="26"/>
              </w:rPr>
              <w:t>Kiểu dữ liệu</w:t>
            </w:r>
          </w:p>
        </w:tc>
        <w:tc>
          <w:tcPr>
            <w:tcW w:w="2765" w:type="dxa"/>
            <w:shd w:val="clear" w:color="auto" w:fill="CCCCCC"/>
            <w:tcMar>
              <w:top w:w="100" w:type="dxa"/>
              <w:left w:w="100" w:type="dxa"/>
              <w:bottom w:w="100" w:type="dxa"/>
              <w:right w:w="100" w:type="dxa"/>
            </w:tcMar>
            <w:hideMark/>
          </w:tcPr>
          <w:p w14:paraId="33EFCEC1" w14:textId="77777777" w:rsidR="003052CD" w:rsidRDefault="003052CD">
            <w:pPr>
              <w:widowControl w:val="0"/>
              <w:spacing w:line="360" w:lineRule="auto"/>
              <w:ind w:left="3" w:hanging="3"/>
              <w:rPr>
                <w:b/>
                <w:sz w:val="26"/>
                <w:szCs w:val="26"/>
              </w:rPr>
              <w:pPrChange w:id="981" w:author="Tuan Tran" w:date="2020-06-11T10:10:00Z">
                <w:pPr>
                  <w:widowControl w:val="0"/>
                  <w:ind w:left="3" w:hanging="3"/>
                </w:pPr>
              </w:pPrChange>
            </w:pPr>
            <w:r>
              <w:rPr>
                <w:b/>
                <w:sz w:val="26"/>
                <w:szCs w:val="26"/>
              </w:rPr>
              <w:t>Ghi chú</w:t>
            </w:r>
          </w:p>
        </w:tc>
      </w:tr>
      <w:tr w:rsidR="003052CD" w14:paraId="63DC2E1F" w14:textId="77777777" w:rsidTr="008628C8">
        <w:tc>
          <w:tcPr>
            <w:tcW w:w="2765" w:type="dxa"/>
            <w:tcMar>
              <w:top w:w="100" w:type="dxa"/>
              <w:left w:w="100" w:type="dxa"/>
              <w:bottom w:w="100" w:type="dxa"/>
              <w:right w:w="100" w:type="dxa"/>
            </w:tcMar>
            <w:hideMark/>
          </w:tcPr>
          <w:p w14:paraId="301A7B67" w14:textId="7772AE0B" w:rsidR="003052CD" w:rsidRDefault="0041442A">
            <w:pPr>
              <w:widowControl w:val="0"/>
              <w:spacing w:line="360" w:lineRule="auto"/>
              <w:ind w:left="3" w:hanging="3"/>
              <w:rPr>
                <w:sz w:val="26"/>
                <w:szCs w:val="26"/>
              </w:rPr>
              <w:pPrChange w:id="982" w:author="Tuan Tran" w:date="2020-06-11T10:10:00Z">
                <w:pPr>
                  <w:widowControl w:val="0"/>
                  <w:ind w:left="3" w:hanging="3"/>
                </w:pPr>
              </w:pPrChange>
            </w:pPr>
            <w:r w:rsidRPr="0041442A">
              <w:rPr>
                <w:sz w:val="26"/>
                <w:szCs w:val="26"/>
              </w:rPr>
              <w:t>IdMonHoc</w:t>
            </w:r>
          </w:p>
        </w:tc>
        <w:tc>
          <w:tcPr>
            <w:tcW w:w="2765" w:type="dxa"/>
            <w:tcMar>
              <w:top w:w="100" w:type="dxa"/>
              <w:left w:w="100" w:type="dxa"/>
              <w:bottom w:w="100" w:type="dxa"/>
              <w:right w:w="100" w:type="dxa"/>
            </w:tcMar>
            <w:hideMark/>
          </w:tcPr>
          <w:p w14:paraId="02FCDFFC" w14:textId="77777777" w:rsidR="003052CD" w:rsidRDefault="003052CD">
            <w:pPr>
              <w:widowControl w:val="0"/>
              <w:spacing w:line="360" w:lineRule="auto"/>
              <w:ind w:left="3" w:hanging="3"/>
              <w:rPr>
                <w:sz w:val="26"/>
                <w:szCs w:val="26"/>
              </w:rPr>
              <w:pPrChange w:id="983" w:author="Tuan Tran" w:date="2020-06-11T10:10:00Z">
                <w:pPr>
                  <w:widowControl w:val="0"/>
                  <w:ind w:left="3" w:hanging="3"/>
                </w:pPr>
              </w:pPrChange>
            </w:pPr>
            <w:r>
              <w:rPr>
                <w:sz w:val="26"/>
                <w:szCs w:val="26"/>
              </w:rPr>
              <w:t>int</w:t>
            </w:r>
          </w:p>
        </w:tc>
        <w:tc>
          <w:tcPr>
            <w:tcW w:w="2765" w:type="dxa"/>
            <w:tcMar>
              <w:top w:w="100" w:type="dxa"/>
              <w:left w:w="100" w:type="dxa"/>
              <w:bottom w:w="100" w:type="dxa"/>
              <w:right w:w="100" w:type="dxa"/>
            </w:tcMar>
            <w:hideMark/>
          </w:tcPr>
          <w:p w14:paraId="3A29778D" w14:textId="77777777" w:rsidR="003052CD" w:rsidRDefault="003052CD">
            <w:pPr>
              <w:widowControl w:val="0"/>
              <w:spacing w:line="360" w:lineRule="auto"/>
              <w:ind w:left="3" w:hanging="3"/>
              <w:rPr>
                <w:sz w:val="26"/>
                <w:szCs w:val="26"/>
              </w:rPr>
              <w:pPrChange w:id="984" w:author="Tuan Tran" w:date="2020-06-11T10:10:00Z">
                <w:pPr>
                  <w:widowControl w:val="0"/>
                  <w:ind w:left="3" w:hanging="3"/>
                </w:pPr>
              </w:pPrChange>
            </w:pPr>
            <w:r>
              <w:rPr>
                <w:sz w:val="26"/>
                <w:szCs w:val="26"/>
              </w:rPr>
              <w:t>Khóa chính</w:t>
            </w:r>
          </w:p>
        </w:tc>
      </w:tr>
      <w:tr w:rsidR="003052CD" w14:paraId="40C7E2E5" w14:textId="77777777" w:rsidTr="008628C8">
        <w:tc>
          <w:tcPr>
            <w:tcW w:w="2765" w:type="dxa"/>
            <w:tcMar>
              <w:top w:w="100" w:type="dxa"/>
              <w:left w:w="100" w:type="dxa"/>
              <w:bottom w:w="100" w:type="dxa"/>
              <w:right w:w="100" w:type="dxa"/>
            </w:tcMar>
            <w:hideMark/>
          </w:tcPr>
          <w:p w14:paraId="10E23A33" w14:textId="1CFC00EE" w:rsidR="003052CD" w:rsidRDefault="00E33339">
            <w:pPr>
              <w:widowControl w:val="0"/>
              <w:spacing w:line="360" w:lineRule="auto"/>
              <w:ind w:left="3" w:hanging="3"/>
              <w:rPr>
                <w:sz w:val="26"/>
                <w:szCs w:val="26"/>
              </w:rPr>
              <w:pPrChange w:id="985" w:author="Tuan Tran" w:date="2020-06-11T10:10:00Z">
                <w:pPr>
                  <w:widowControl w:val="0"/>
                  <w:ind w:left="3" w:hanging="3"/>
                </w:pPr>
              </w:pPrChange>
            </w:pPr>
            <w:r w:rsidRPr="00E33339">
              <w:rPr>
                <w:sz w:val="26"/>
                <w:szCs w:val="26"/>
              </w:rPr>
              <w:lastRenderedPageBreak/>
              <w:t>MoTa</w:t>
            </w:r>
          </w:p>
        </w:tc>
        <w:tc>
          <w:tcPr>
            <w:tcW w:w="2765" w:type="dxa"/>
            <w:tcMar>
              <w:top w:w="100" w:type="dxa"/>
              <w:left w:w="100" w:type="dxa"/>
              <w:bottom w:w="100" w:type="dxa"/>
              <w:right w:w="100" w:type="dxa"/>
            </w:tcMar>
            <w:hideMark/>
          </w:tcPr>
          <w:p w14:paraId="51DF6F52" w14:textId="00B8B350" w:rsidR="003052CD" w:rsidRDefault="00E33339">
            <w:pPr>
              <w:widowControl w:val="0"/>
              <w:spacing w:line="360" w:lineRule="auto"/>
              <w:ind w:left="3" w:hanging="3"/>
              <w:rPr>
                <w:sz w:val="26"/>
                <w:szCs w:val="26"/>
              </w:rPr>
              <w:pPrChange w:id="986" w:author="Tuan Tran" w:date="2020-06-11T10:10:00Z">
                <w:pPr>
                  <w:widowControl w:val="0"/>
                  <w:ind w:left="3" w:hanging="3"/>
                </w:pPr>
              </w:pPrChange>
            </w:pPr>
            <w:r>
              <w:rPr>
                <w:sz w:val="26"/>
                <w:szCs w:val="26"/>
              </w:rPr>
              <w:t>nvarchar[100]</w:t>
            </w:r>
          </w:p>
        </w:tc>
        <w:tc>
          <w:tcPr>
            <w:tcW w:w="2765" w:type="dxa"/>
            <w:tcMar>
              <w:top w:w="100" w:type="dxa"/>
              <w:left w:w="100" w:type="dxa"/>
              <w:bottom w:w="100" w:type="dxa"/>
              <w:right w:w="100" w:type="dxa"/>
            </w:tcMar>
          </w:tcPr>
          <w:p w14:paraId="03BE90DB" w14:textId="77777777" w:rsidR="003052CD" w:rsidRDefault="003052CD">
            <w:pPr>
              <w:widowControl w:val="0"/>
              <w:spacing w:line="360" w:lineRule="auto"/>
              <w:ind w:left="3" w:hanging="3"/>
              <w:rPr>
                <w:sz w:val="26"/>
                <w:szCs w:val="26"/>
              </w:rPr>
              <w:pPrChange w:id="987" w:author="Tuan Tran" w:date="2020-06-11T10:10:00Z">
                <w:pPr>
                  <w:widowControl w:val="0"/>
                  <w:ind w:left="3" w:hanging="3"/>
                </w:pPr>
              </w:pPrChange>
            </w:pPr>
          </w:p>
        </w:tc>
      </w:tr>
      <w:tr w:rsidR="003052CD" w14:paraId="320B7D50" w14:textId="77777777" w:rsidTr="008628C8">
        <w:tc>
          <w:tcPr>
            <w:tcW w:w="2765" w:type="dxa"/>
            <w:tcMar>
              <w:top w:w="100" w:type="dxa"/>
              <w:left w:w="100" w:type="dxa"/>
              <w:bottom w:w="100" w:type="dxa"/>
              <w:right w:w="100" w:type="dxa"/>
            </w:tcMar>
            <w:hideMark/>
          </w:tcPr>
          <w:p w14:paraId="4F585404" w14:textId="14DCB3C8" w:rsidR="003052CD" w:rsidRDefault="0041442A">
            <w:pPr>
              <w:widowControl w:val="0"/>
              <w:spacing w:line="360" w:lineRule="auto"/>
              <w:ind w:left="3" w:hanging="3"/>
              <w:rPr>
                <w:sz w:val="26"/>
                <w:szCs w:val="26"/>
              </w:rPr>
              <w:pPrChange w:id="988" w:author="Tuan Tran" w:date="2020-06-11T10:10:00Z">
                <w:pPr>
                  <w:widowControl w:val="0"/>
                  <w:ind w:left="3" w:hanging="3"/>
                </w:pPr>
              </w:pPrChange>
            </w:pPr>
            <w:r w:rsidRPr="0041442A">
              <w:rPr>
                <w:sz w:val="26"/>
                <w:szCs w:val="26"/>
              </w:rPr>
              <w:t>TenMonHoc</w:t>
            </w:r>
          </w:p>
        </w:tc>
        <w:tc>
          <w:tcPr>
            <w:tcW w:w="2765" w:type="dxa"/>
            <w:tcMar>
              <w:top w:w="100" w:type="dxa"/>
              <w:left w:w="100" w:type="dxa"/>
              <w:bottom w:w="100" w:type="dxa"/>
              <w:right w:w="100" w:type="dxa"/>
            </w:tcMar>
            <w:hideMark/>
          </w:tcPr>
          <w:p w14:paraId="0A9BFBB7" w14:textId="558D46DD" w:rsidR="003052CD" w:rsidRDefault="003052CD">
            <w:pPr>
              <w:widowControl w:val="0"/>
              <w:spacing w:line="360" w:lineRule="auto"/>
              <w:ind w:left="3" w:hanging="3"/>
              <w:rPr>
                <w:sz w:val="26"/>
                <w:szCs w:val="26"/>
              </w:rPr>
              <w:pPrChange w:id="989" w:author="Tuan Tran" w:date="2020-06-11T10:10:00Z">
                <w:pPr>
                  <w:widowControl w:val="0"/>
                  <w:ind w:left="3" w:hanging="3"/>
                </w:pPr>
              </w:pPrChange>
            </w:pPr>
            <w:r>
              <w:rPr>
                <w:sz w:val="26"/>
                <w:szCs w:val="26"/>
              </w:rPr>
              <w:t>nvarchar[</w:t>
            </w:r>
            <w:r w:rsidR="00784CD3">
              <w:rPr>
                <w:sz w:val="26"/>
                <w:szCs w:val="26"/>
              </w:rPr>
              <w:t>5</w:t>
            </w:r>
            <w:r>
              <w:rPr>
                <w:sz w:val="26"/>
                <w:szCs w:val="26"/>
              </w:rPr>
              <w:t>0]</w:t>
            </w:r>
          </w:p>
        </w:tc>
        <w:tc>
          <w:tcPr>
            <w:tcW w:w="2765" w:type="dxa"/>
            <w:tcMar>
              <w:top w:w="100" w:type="dxa"/>
              <w:left w:w="100" w:type="dxa"/>
              <w:bottom w:w="100" w:type="dxa"/>
              <w:right w:w="100" w:type="dxa"/>
            </w:tcMar>
          </w:tcPr>
          <w:p w14:paraId="1D14624A" w14:textId="77777777" w:rsidR="003052CD" w:rsidRDefault="003052CD">
            <w:pPr>
              <w:widowControl w:val="0"/>
              <w:spacing w:line="360" w:lineRule="auto"/>
              <w:ind w:left="3" w:hanging="3"/>
              <w:rPr>
                <w:b/>
                <w:sz w:val="26"/>
                <w:szCs w:val="26"/>
              </w:rPr>
              <w:pPrChange w:id="990" w:author="Tuan Tran" w:date="2020-06-11T10:10:00Z">
                <w:pPr>
                  <w:widowControl w:val="0"/>
                  <w:ind w:left="3" w:hanging="3"/>
                </w:pPr>
              </w:pPrChange>
            </w:pPr>
          </w:p>
        </w:tc>
      </w:tr>
      <w:tr w:rsidR="003052CD" w14:paraId="09C0276D" w14:textId="77777777" w:rsidTr="008628C8">
        <w:tc>
          <w:tcPr>
            <w:tcW w:w="2765" w:type="dxa"/>
            <w:tcMar>
              <w:top w:w="100" w:type="dxa"/>
              <w:left w:w="100" w:type="dxa"/>
              <w:bottom w:w="100" w:type="dxa"/>
              <w:right w:w="100" w:type="dxa"/>
            </w:tcMar>
            <w:hideMark/>
          </w:tcPr>
          <w:p w14:paraId="7DD32406" w14:textId="79A917EB" w:rsidR="003052CD" w:rsidRDefault="00784CD3">
            <w:pPr>
              <w:widowControl w:val="0"/>
              <w:spacing w:line="360" w:lineRule="auto"/>
              <w:ind w:left="3" w:hanging="3"/>
              <w:rPr>
                <w:sz w:val="26"/>
                <w:szCs w:val="26"/>
              </w:rPr>
              <w:pPrChange w:id="991" w:author="Tuan Tran" w:date="2020-06-11T10:10:00Z">
                <w:pPr>
                  <w:widowControl w:val="0"/>
                  <w:ind w:left="3" w:hanging="3"/>
                </w:pPr>
              </w:pPrChange>
            </w:pPr>
            <w:r w:rsidRPr="00784CD3">
              <w:rPr>
                <w:sz w:val="26"/>
                <w:szCs w:val="26"/>
              </w:rPr>
              <w:t>MaMon</w:t>
            </w:r>
          </w:p>
        </w:tc>
        <w:tc>
          <w:tcPr>
            <w:tcW w:w="2765" w:type="dxa"/>
            <w:tcMar>
              <w:top w:w="100" w:type="dxa"/>
              <w:left w:w="100" w:type="dxa"/>
              <w:bottom w:w="100" w:type="dxa"/>
              <w:right w:w="100" w:type="dxa"/>
            </w:tcMar>
            <w:hideMark/>
          </w:tcPr>
          <w:p w14:paraId="281A02B3" w14:textId="5B5135E4" w:rsidR="003052CD" w:rsidRDefault="00784CD3">
            <w:pPr>
              <w:widowControl w:val="0"/>
              <w:spacing w:line="360" w:lineRule="auto"/>
              <w:ind w:left="3" w:hanging="3"/>
              <w:rPr>
                <w:sz w:val="26"/>
                <w:szCs w:val="26"/>
              </w:rPr>
              <w:pPrChange w:id="992" w:author="Tuan Tran" w:date="2020-06-11T10:10:00Z">
                <w:pPr>
                  <w:widowControl w:val="0"/>
                  <w:ind w:left="3" w:hanging="3"/>
                </w:pPr>
              </w:pPrChange>
            </w:pPr>
            <w:r>
              <w:rPr>
                <w:sz w:val="26"/>
                <w:szCs w:val="26"/>
              </w:rPr>
              <w:t>nvarchar[10]</w:t>
            </w:r>
          </w:p>
        </w:tc>
        <w:tc>
          <w:tcPr>
            <w:tcW w:w="2765" w:type="dxa"/>
            <w:tcMar>
              <w:top w:w="100" w:type="dxa"/>
              <w:left w:w="100" w:type="dxa"/>
              <w:bottom w:w="100" w:type="dxa"/>
              <w:right w:w="100" w:type="dxa"/>
            </w:tcMar>
          </w:tcPr>
          <w:p w14:paraId="08E66512" w14:textId="77777777" w:rsidR="003052CD" w:rsidRDefault="003052CD">
            <w:pPr>
              <w:widowControl w:val="0"/>
              <w:spacing w:line="360" w:lineRule="auto"/>
              <w:ind w:left="3" w:hanging="3"/>
              <w:rPr>
                <w:b/>
                <w:sz w:val="26"/>
                <w:szCs w:val="26"/>
              </w:rPr>
              <w:pPrChange w:id="993" w:author="Tuan Tran" w:date="2020-06-11T10:10:00Z">
                <w:pPr>
                  <w:widowControl w:val="0"/>
                  <w:ind w:left="3" w:hanging="3"/>
                </w:pPr>
              </w:pPrChange>
            </w:pPr>
          </w:p>
        </w:tc>
      </w:tr>
    </w:tbl>
    <w:p w14:paraId="0D4B7039" w14:textId="77777777" w:rsidR="003052CD" w:rsidRDefault="003052CD">
      <w:pPr>
        <w:spacing w:line="360" w:lineRule="auto"/>
        <w:ind w:left="3" w:hanging="3"/>
        <w:rPr>
          <w:b/>
          <w:position w:val="-1"/>
          <w:sz w:val="26"/>
          <w:szCs w:val="26"/>
        </w:rPr>
      </w:pPr>
    </w:p>
    <w:p w14:paraId="34AD3859" w14:textId="77777777" w:rsidR="006C5CB5" w:rsidRDefault="006C5CB5">
      <w:pPr>
        <w:spacing w:after="160" w:line="360" w:lineRule="auto"/>
        <w:ind w:firstLine="567"/>
        <w:rPr>
          <w:rFonts w:eastAsiaTheme="majorEastAsia" w:cstheme="majorBidi"/>
          <w:sz w:val="26"/>
        </w:rPr>
      </w:pPr>
      <w:r>
        <w:br w:type="page"/>
      </w:r>
    </w:p>
    <w:p w14:paraId="221CE977" w14:textId="3E3C91AC" w:rsidR="003052CD" w:rsidRDefault="003052CD">
      <w:pPr>
        <w:pStyle w:val="Heading3"/>
      </w:pPr>
      <w:bookmarkStart w:id="994" w:name="_Toc42726719"/>
      <w:bookmarkStart w:id="995" w:name="_Toc42726802"/>
      <w:r>
        <w:lastRenderedPageBreak/>
        <w:t xml:space="preserve">Thông tin về bảng </w:t>
      </w:r>
      <w:r w:rsidR="008628C8">
        <w:rPr>
          <w:b/>
        </w:rPr>
        <w:t>MonHoc_Khoa</w:t>
      </w:r>
      <w:bookmarkEnd w:id="994"/>
      <w:bookmarkEnd w:id="995"/>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4192ABE6" w14:textId="77777777" w:rsidTr="008628C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353AE5" w14:textId="77777777" w:rsidR="003052CD" w:rsidRDefault="003052CD">
            <w:pPr>
              <w:widowControl w:val="0"/>
              <w:spacing w:line="360" w:lineRule="auto"/>
              <w:ind w:left="3" w:hanging="3"/>
              <w:rPr>
                <w:b/>
                <w:sz w:val="26"/>
                <w:szCs w:val="26"/>
              </w:rPr>
              <w:pPrChange w:id="996"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133A9" w14:textId="77777777" w:rsidR="003052CD" w:rsidRDefault="003052CD">
            <w:pPr>
              <w:widowControl w:val="0"/>
              <w:spacing w:line="360" w:lineRule="auto"/>
              <w:ind w:left="3" w:hanging="3"/>
              <w:rPr>
                <w:b/>
                <w:sz w:val="26"/>
                <w:szCs w:val="26"/>
              </w:rPr>
              <w:pPrChange w:id="997"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C7DDBE" w14:textId="77777777" w:rsidR="003052CD" w:rsidRDefault="003052CD">
            <w:pPr>
              <w:widowControl w:val="0"/>
              <w:spacing w:line="360" w:lineRule="auto"/>
              <w:ind w:left="3" w:hanging="3"/>
              <w:rPr>
                <w:b/>
                <w:sz w:val="26"/>
                <w:szCs w:val="26"/>
              </w:rPr>
              <w:pPrChange w:id="998" w:author="Tuan Tran" w:date="2020-06-11T10:10:00Z">
                <w:pPr>
                  <w:widowControl w:val="0"/>
                  <w:ind w:left="3" w:hanging="3"/>
                </w:pPr>
              </w:pPrChange>
            </w:pPr>
            <w:r>
              <w:rPr>
                <w:b/>
                <w:sz w:val="26"/>
                <w:szCs w:val="26"/>
              </w:rPr>
              <w:t>Ghi chú</w:t>
            </w:r>
          </w:p>
        </w:tc>
      </w:tr>
      <w:tr w:rsidR="003052CD" w14:paraId="524F821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6348" w14:textId="08072A03" w:rsidR="003052CD" w:rsidRDefault="008628C8">
            <w:pPr>
              <w:widowControl w:val="0"/>
              <w:spacing w:line="360" w:lineRule="auto"/>
              <w:ind w:left="3" w:hanging="3"/>
              <w:rPr>
                <w:sz w:val="26"/>
                <w:szCs w:val="26"/>
              </w:rPr>
              <w:pPrChange w:id="999" w:author="Tuan Tran" w:date="2020-06-11T10:10:00Z">
                <w:pPr>
                  <w:widowControl w:val="0"/>
                  <w:ind w:left="3" w:hanging="3"/>
                </w:pPr>
              </w:pPrChange>
            </w:pPr>
            <w:r w:rsidRPr="008628C8">
              <w:rPr>
                <w:sz w:val="26"/>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9AFE" w14:textId="77777777" w:rsidR="003052CD" w:rsidRDefault="003052CD">
            <w:pPr>
              <w:widowControl w:val="0"/>
              <w:spacing w:line="360" w:lineRule="auto"/>
              <w:ind w:left="3" w:hanging="3"/>
              <w:rPr>
                <w:sz w:val="26"/>
                <w:szCs w:val="26"/>
              </w:rPr>
              <w:pPrChange w:id="1000"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FA4F" w14:textId="51C5C92A" w:rsidR="003052CD" w:rsidRDefault="003052CD">
            <w:pPr>
              <w:widowControl w:val="0"/>
              <w:spacing w:line="360" w:lineRule="auto"/>
              <w:ind w:left="3" w:hanging="3"/>
              <w:rPr>
                <w:sz w:val="26"/>
                <w:szCs w:val="26"/>
              </w:rPr>
              <w:pPrChange w:id="1001" w:author="Tuan Tran" w:date="2020-06-11T10:10:00Z">
                <w:pPr>
                  <w:widowControl w:val="0"/>
                  <w:ind w:left="3" w:hanging="3"/>
                </w:pPr>
              </w:pPrChange>
            </w:pPr>
            <w:r>
              <w:rPr>
                <w:sz w:val="26"/>
                <w:szCs w:val="26"/>
              </w:rPr>
              <w:t xml:space="preserve">Khóa </w:t>
            </w:r>
            <w:r w:rsidR="00DA182C">
              <w:rPr>
                <w:sz w:val="26"/>
                <w:szCs w:val="26"/>
              </w:rPr>
              <w:t>ngoại</w:t>
            </w:r>
          </w:p>
        </w:tc>
      </w:tr>
      <w:tr w:rsidR="003052CD" w14:paraId="2F3E5B2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7A94" w14:textId="70D6D750" w:rsidR="003052CD" w:rsidRDefault="008628C8">
            <w:pPr>
              <w:widowControl w:val="0"/>
              <w:spacing w:line="360" w:lineRule="auto"/>
              <w:ind w:left="3" w:hanging="3"/>
              <w:rPr>
                <w:sz w:val="26"/>
                <w:szCs w:val="26"/>
              </w:rPr>
              <w:pPrChange w:id="1002" w:author="Tuan Tran" w:date="2020-06-11T10:10:00Z">
                <w:pPr>
                  <w:widowControl w:val="0"/>
                  <w:ind w:left="3" w:hanging="3"/>
                </w:pPr>
              </w:pPrChange>
            </w:pPr>
            <w:r w:rsidRPr="008628C8">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71E2" w14:textId="77777777" w:rsidR="003052CD" w:rsidRDefault="003052CD">
            <w:pPr>
              <w:widowControl w:val="0"/>
              <w:spacing w:line="360" w:lineRule="auto"/>
              <w:ind w:left="3" w:hanging="3"/>
              <w:rPr>
                <w:sz w:val="26"/>
                <w:szCs w:val="26"/>
              </w:rPr>
              <w:pPrChange w:id="1003"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B715" w14:textId="4366E134" w:rsidR="003052CD" w:rsidRDefault="003052CD">
            <w:pPr>
              <w:widowControl w:val="0"/>
              <w:spacing w:line="360" w:lineRule="auto"/>
              <w:ind w:left="3" w:hanging="3"/>
              <w:rPr>
                <w:sz w:val="26"/>
                <w:szCs w:val="26"/>
              </w:rPr>
              <w:pPrChange w:id="1004" w:author="Tuan Tran" w:date="2020-06-11T10:10:00Z">
                <w:pPr>
                  <w:widowControl w:val="0"/>
                  <w:ind w:left="3" w:hanging="3"/>
                </w:pPr>
              </w:pPrChange>
            </w:pPr>
            <w:r>
              <w:rPr>
                <w:sz w:val="26"/>
                <w:szCs w:val="26"/>
              </w:rPr>
              <w:t xml:space="preserve">Khóa </w:t>
            </w:r>
            <w:r w:rsidR="00D9718F">
              <w:rPr>
                <w:sz w:val="26"/>
                <w:szCs w:val="26"/>
              </w:rPr>
              <w:t>ngoại</w:t>
            </w:r>
          </w:p>
        </w:tc>
      </w:tr>
    </w:tbl>
    <w:p w14:paraId="7ABA3734" w14:textId="6C963543" w:rsidR="003052CD" w:rsidRDefault="003052CD">
      <w:pPr>
        <w:spacing w:line="360" w:lineRule="auto"/>
        <w:ind w:left="3" w:hanging="3"/>
        <w:rPr>
          <w:b/>
          <w:position w:val="-1"/>
          <w:sz w:val="26"/>
          <w:szCs w:val="26"/>
        </w:rPr>
      </w:pPr>
    </w:p>
    <w:p w14:paraId="0EB114F8" w14:textId="2575AA5A" w:rsidR="009F2669" w:rsidRPr="003052CD" w:rsidRDefault="009F2669">
      <w:pPr>
        <w:pStyle w:val="Heading3"/>
      </w:pPr>
      <w:bookmarkStart w:id="1005" w:name="_Toc42726720"/>
      <w:bookmarkStart w:id="1006" w:name="_Toc42726803"/>
      <w:r>
        <w:t xml:space="preserve">Thông tin về bảng </w:t>
      </w:r>
      <w:r>
        <w:rPr>
          <w:b/>
        </w:rPr>
        <w:t>LopHoc</w:t>
      </w:r>
      <w:bookmarkEnd w:id="1005"/>
      <w:bookmarkEnd w:id="1006"/>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9F2669" w14:paraId="569007BF"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7E2EFB" w14:textId="77777777" w:rsidR="009F2669" w:rsidRDefault="009F2669">
            <w:pPr>
              <w:widowControl w:val="0"/>
              <w:spacing w:line="360" w:lineRule="auto"/>
              <w:ind w:left="3" w:hanging="3"/>
              <w:rPr>
                <w:b/>
                <w:sz w:val="26"/>
                <w:szCs w:val="26"/>
              </w:rPr>
              <w:pPrChange w:id="1007"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DD3891" w14:textId="77777777" w:rsidR="009F2669" w:rsidRDefault="009F2669">
            <w:pPr>
              <w:widowControl w:val="0"/>
              <w:spacing w:line="360" w:lineRule="auto"/>
              <w:ind w:left="3" w:hanging="3"/>
              <w:rPr>
                <w:b/>
                <w:sz w:val="26"/>
                <w:szCs w:val="26"/>
              </w:rPr>
              <w:pPrChange w:id="1008"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CFBCEF" w14:textId="77777777" w:rsidR="009F2669" w:rsidRDefault="009F2669">
            <w:pPr>
              <w:widowControl w:val="0"/>
              <w:spacing w:line="360" w:lineRule="auto"/>
              <w:ind w:left="3" w:hanging="3"/>
              <w:rPr>
                <w:b/>
                <w:sz w:val="26"/>
                <w:szCs w:val="26"/>
              </w:rPr>
              <w:pPrChange w:id="1009" w:author="Tuan Tran" w:date="2020-06-11T10:10:00Z">
                <w:pPr>
                  <w:widowControl w:val="0"/>
                  <w:ind w:left="3" w:hanging="3"/>
                </w:pPr>
              </w:pPrChange>
            </w:pPr>
            <w:r>
              <w:rPr>
                <w:b/>
                <w:sz w:val="26"/>
                <w:szCs w:val="26"/>
              </w:rPr>
              <w:t>Ghi chú</w:t>
            </w:r>
          </w:p>
        </w:tc>
      </w:tr>
      <w:tr w:rsidR="009F2669" w14:paraId="399DC57D"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0BF1" w14:textId="02007772" w:rsidR="009F2669" w:rsidRDefault="00B43287">
            <w:pPr>
              <w:widowControl w:val="0"/>
              <w:spacing w:line="360" w:lineRule="auto"/>
              <w:ind w:left="3" w:hanging="3"/>
              <w:rPr>
                <w:sz w:val="26"/>
                <w:szCs w:val="26"/>
              </w:rPr>
              <w:pPrChange w:id="1010" w:author="Tuan Tran" w:date="2020-06-11T10:10:00Z">
                <w:pPr>
                  <w:widowControl w:val="0"/>
                  <w:ind w:left="3" w:hanging="3"/>
                </w:pPr>
              </w:pPrChange>
            </w:pPr>
            <w:r w:rsidRPr="00B43287">
              <w:rPr>
                <w:sz w:val="26"/>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096C" w14:textId="77777777" w:rsidR="009F2669" w:rsidRDefault="009F2669">
            <w:pPr>
              <w:widowControl w:val="0"/>
              <w:spacing w:line="360" w:lineRule="auto"/>
              <w:ind w:left="3" w:hanging="3"/>
              <w:rPr>
                <w:sz w:val="26"/>
                <w:szCs w:val="26"/>
              </w:rPr>
              <w:pPrChange w:id="1011"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B3A" w14:textId="77777777" w:rsidR="009F2669" w:rsidRDefault="009F2669">
            <w:pPr>
              <w:widowControl w:val="0"/>
              <w:spacing w:line="360" w:lineRule="auto"/>
              <w:ind w:left="3" w:hanging="3"/>
              <w:rPr>
                <w:sz w:val="26"/>
                <w:szCs w:val="26"/>
              </w:rPr>
              <w:pPrChange w:id="1012" w:author="Tuan Tran" w:date="2020-06-11T10:10:00Z">
                <w:pPr>
                  <w:widowControl w:val="0"/>
                  <w:ind w:left="3" w:hanging="3"/>
                </w:pPr>
              </w:pPrChange>
            </w:pPr>
            <w:r>
              <w:rPr>
                <w:sz w:val="26"/>
                <w:szCs w:val="26"/>
              </w:rPr>
              <w:t>Khóa chính</w:t>
            </w:r>
          </w:p>
        </w:tc>
      </w:tr>
      <w:tr w:rsidR="009F2669" w14:paraId="28F701E5"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28F2" w14:textId="1DC08FD5" w:rsidR="009F2669" w:rsidRDefault="00B43287">
            <w:pPr>
              <w:widowControl w:val="0"/>
              <w:spacing w:line="360" w:lineRule="auto"/>
              <w:ind w:left="3" w:hanging="3"/>
              <w:rPr>
                <w:sz w:val="26"/>
                <w:szCs w:val="26"/>
              </w:rPr>
              <w:pPrChange w:id="1013" w:author="Tuan Tran" w:date="2020-06-11T10:10:00Z">
                <w:pPr>
                  <w:widowControl w:val="0"/>
                  <w:ind w:left="3" w:hanging="3"/>
                </w:pPr>
              </w:pPrChange>
            </w:pPr>
            <w:r w:rsidRPr="00B43287">
              <w:rPr>
                <w:sz w:val="26"/>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B244" w14:textId="77777777" w:rsidR="009F2669" w:rsidRPr="00D9718F" w:rsidRDefault="009F2669">
            <w:pPr>
              <w:widowControl w:val="0"/>
              <w:spacing w:line="360" w:lineRule="auto"/>
              <w:ind w:left="3" w:hanging="3"/>
              <w:rPr>
                <w:b/>
                <w:bCs/>
                <w:sz w:val="26"/>
                <w:szCs w:val="26"/>
              </w:rPr>
              <w:pPrChange w:id="1014" w:author="Tuan Tran" w:date="2020-06-11T10:10:00Z">
                <w:pPr>
                  <w:widowControl w:val="0"/>
                  <w:ind w:left="3" w:hanging="3"/>
                </w:pPr>
              </w:pPrChange>
            </w:pPr>
            <w:r>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4B956" w14:textId="77777777" w:rsidR="009F2669" w:rsidRDefault="009F2669">
            <w:pPr>
              <w:widowControl w:val="0"/>
              <w:spacing w:line="360" w:lineRule="auto"/>
              <w:ind w:left="3" w:hanging="3"/>
              <w:rPr>
                <w:sz w:val="26"/>
                <w:szCs w:val="26"/>
              </w:rPr>
              <w:pPrChange w:id="1015" w:author="Tuan Tran" w:date="2020-06-11T10:10:00Z">
                <w:pPr>
                  <w:widowControl w:val="0"/>
                  <w:ind w:left="3" w:hanging="3"/>
                </w:pPr>
              </w:pPrChange>
            </w:pPr>
          </w:p>
        </w:tc>
      </w:tr>
      <w:tr w:rsidR="009F2669" w14:paraId="2907E7B4"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6604" w14:textId="12ECCC41" w:rsidR="009F2669" w:rsidRDefault="00B43287">
            <w:pPr>
              <w:widowControl w:val="0"/>
              <w:spacing w:line="360" w:lineRule="auto"/>
              <w:ind w:left="3" w:hanging="3"/>
              <w:rPr>
                <w:sz w:val="26"/>
                <w:szCs w:val="26"/>
              </w:rPr>
              <w:pPrChange w:id="1016" w:author="Tuan Tran" w:date="2020-06-11T10:10:00Z">
                <w:pPr>
                  <w:widowControl w:val="0"/>
                  <w:ind w:left="3" w:hanging="3"/>
                </w:pPr>
              </w:pPrChange>
            </w:pPr>
            <w:r w:rsidRPr="00B43287">
              <w:rPr>
                <w:sz w:val="26"/>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674B" w14:textId="77777777" w:rsidR="009F2669" w:rsidRDefault="009F2669">
            <w:pPr>
              <w:widowControl w:val="0"/>
              <w:spacing w:line="360" w:lineRule="auto"/>
              <w:ind w:left="3" w:hanging="3"/>
              <w:rPr>
                <w:sz w:val="26"/>
                <w:szCs w:val="26"/>
              </w:rPr>
              <w:pPrChange w:id="1017"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578CB" w14:textId="77777777" w:rsidR="009F2669" w:rsidRDefault="009F2669">
            <w:pPr>
              <w:widowControl w:val="0"/>
              <w:spacing w:line="360" w:lineRule="auto"/>
              <w:ind w:left="3" w:hanging="3"/>
              <w:rPr>
                <w:b/>
                <w:sz w:val="26"/>
                <w:szCs w:val="26"/>
              </w:rPr>
              <w:pPrChange w:id="1018" w:author="Tuan Tran" w:date="2020-06-11T10:10:00Z">
                <w:pPr>
                  <w:widowControl w:val="0"/>
                  <w:ind w:left="3" w:hanging="3"/>
                </w:pPr>
              </w:pPrChange>
            </w:pPr>
          </w:p>
        </w:tc>
      </w:tr>
      <w:tr w:rsidR="009F2669" w14:paraId="567922F9"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A3B5" w14:textId="14D33F99" w:rsidR="009F2669" w:rsidRDefault="00B43287">
            <w:pPr>
              <w:widowControl w:val="0"/>
              <w:spacing w:line="360" w:lineRule="auto"/>
              <w:ind w:left="3" w:hanging="3"/>
              <w:rPr>
                <w:sz w:val="26"/>
                <w:szCs w:val="26"/>
              </w:rPr>
              <w:pPrChange w:id="1019" w:author="Tuan Tran" w:date="2020-06-11T10:10:00Z">
                <w:pPr>
                  <w:widowControl w:val="0"/>
                  <w:ind w:left="3" w:hanging="3"/>
                </w:pPr>
              </w:pPrChange>
            </w:pPr>
            <w:r w:rsidRPr="00B43287">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1CE3" w14:textId="5BC60CAF" w:rsidR="009F2669" w:rsidRDefault="00D57542">
            <w:pPr>
              <w:widowControl w:val="0"/>
              <w:spacing w:line="360" w:lineRule="auto"/>
              <w:ind w:left="3" w:hanging="3"/>
              <w:rPr>
                <w:sz w:val="26"/>
                <w:szCs w:val="26"/>
              </w:rPr>
              <w:pPrChange w:id="1020" w:author="Tuan Tran" w:date="2020-06-11T10:10:00Z">
                <w:pPr>
                  <w:widowControl w:val="0"/>
                  <w:ind w:left="3" w:hanging="3"/>
                </w:pPr>
              </w:pPrChange>
            </w:pPr>
            <w:r>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0AE8" w14:textId="1FA70365" w:rsidR="009F2669" w:rsidRDefault="009F2669">
            <w:pPr>
              <w:widowControl w:val="0"/>
              <w:spacing w:line="360" w:lineRule="auto"/>
              <w:ind w:left="3" w:hanging="3"/>
              <w:rPr>
                <w:b/>
                <w:sz w:val="26"/>
                <w:szCs w:val="26"/>
              </w:rPr>
              <w:pPrChange w:id="1021" w:author="Tuan Tran" w:date="2020-06-11T10:10:00Z">
                <w:pPr>
                  <w:widowControl w:val="0"/>
                  <w:ind w:left="3" w:hanging="3"/>
                </w:pPr>
              </w:pPrChange>
            </w:pPr>
          </w:p>
        </w:tc>
      </w:tr>
      <w:tr w:rsidR="009F2669" w14:paraId="6B16ECD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893F" w14:textId="0336F099" w:rsidR="009F2669" w:rsidRDefault="00D57542">
            <w:pPr>
              <w:widowControl w:val="0"/>
              <w:spacing w:line="360" w:lineRule="auto"/>
              <w:ind w:left="3" w:hanging="3"/>
              <w:rPr>
                <w:sz w:val="26"/>
                <w:szCs w:val="26"/>
              </w:rPr>
              <w:pPrChange w:id="1022" w:author="Tuan Tran" w:date="2020-06-11T10:10:00Z">
                <w:pPr>
                  <w:widowControl w:val="0"/>
                  <w:ind w:left="3" w:hanging="3"/>
                </w:pPr>
              </w:pPrChange>
            </w:pPr>
            <w:r w:rsidRPr="00D57542">
              <w:rPr>
                <w:sz w:val="26"/>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E0BF" w14:textId="1F901A1E" w:rsidR="009F2669" w:rsidRDefault="00C55A48">
            <w:pPr>
              <w:widowControl w:val="0"/>
              <w:spacing w:line="360" w:lineRule="auto"/>
              <w:ind w:left="3" w:hanging="3"/>
              <w:rPr>
                <w:sz w:val="26"/>
                <w:szCs w:val="26"/>
              </w:rPr>
              <w:pPrChange w:id="1023" w:author="Tuan Tran" w:date="2020-06-11T10:10:00Z">
                <w:pPr>
                  <w:widowControl w:val="0"/>
                  <w:ind w:left="3" w:hanging="3"/>
                </w:pPr>
              </w:pPrChange>
            </w:pPr>
            <w:r>
              <w:rPr>
                <w:sz w:val="26"/>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D556" w14:textId="75A392A0" w:rsidR="009F2669" w:rsidRDefault="009F2669">
            <w:pPr>
              <w:widowControl w:val="0"/>
              <w:spacing w:line="360" w:lineRule="auto"/>
              <w:ind w:left="3" w:hanging="3"/>
              <w:rPr>
                <w:b/>
                <w:sz w:val="26"/>
                <w:szCs w:val="26"/>
              </w:rPr>
              <w:pPrChange w:id="1024" w:author="Tuan Tran" w:date="2020-06-11T10:10:00Z">
                <w:pPr>
                  <w:widowControl w:val="0"/>
                  <w:ind w:left="3" w:hanging="3"/>
                </w:pPr>
              </w:pPrChange>
            </w:pPr>
          </w:p>
        </w:tc>
      </w:tr>
      <w:tr w:rsidR="00D57542" w14:paraId="409E4427"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287D" w14:textId="59F92411" w:rsidR="00D57542" w:rsidRPr="00D57542" w:rsidRDefault="00D57542">
            <w:pPr>
              <w:widowControl w:val="0"/>
              <w:spacing w:line="360" w:lineRule="auto"/>
              <w:ind w:left="3" w:hanging="3"/>
              <w:rPr>
                <w:sz w:val="26"/>
                <w:szCs w:val="26"/>
              </w:rPr>
              <w:pPrChange w:id="1025" w:author="Tuan Tran" w:date="2020-06-11T10:10:00Z">
                <w:pPr>
                  <w:widowControl w:val="0"/>
                  <w:ind w:left="3" w:hanging="3"/>
                </w:pPr>
              </w:pPrChange>
            </w:pPr>
            <w:r w:rsidRPr="00C64427">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1502" w14:textId="56C8B8DC" w:rsidR="00D57542" w:rsidRDefault="00D57542">
            <w:pPr>
              <w:widowControl w:val="0"/>
              <w:spacing w:line="360" w:lineRule="auto"/>
              <w:ind w:left="3" w:hanging="3"/>
              <w:rPr>
                <w:sz w:val="26"/>
                <w:szCs w:val="26"/>
              </w:rPr>
              <w:pPrChange w:id="102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EC026" w14:textId="6AAF58B6" w:rsidR="00D57542" w:rsidRDefault="00D57542">
            <w:pPr>
              <w:widowControl w:val="0"/>
              <w:spacing w:line="360" w:lineRule="auto"/>
              <w:ind w:left="3" w:hanging="3"/>
              <w:rPr>
                <w:sz w:val="26"/>
                <w:szCs w:val="26"/>
              </w:rPr>
              <w:pPrChange w:id="1027" w:author="Tuan Tran" w:date="2020-06-11T10:10:00Z">
                <w:pPr>
                  <w:widowControl w:val="0"/>
                  <w:ind w:left="3" w:hanging="3"/>
                </w:pPr>
              </w:pPrChange>
            </w:pPr>
            <w:r>
              <w:rPr>
                <w:sz w:val="26"/>
                <w:szCs w:val="26"/>
              </w:rPr>
              <w:t>Khóa ngoại</w:t>
            </w:r>
          </w:p>
        </w:tc>
      </w:tr>
      <w:tr w:rsidR="00D57542" w14:paraId="4616973B"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79DF" w14:textId="09B2889C" w:rsidR="00D57542" w:rsidRPr="00D57542" w:rsidRDefault="00D57542">
            <w:pPr>
              <w:widowControl w:val="0"/>
              <w:spacing w:line="360" w:lineRule="auto"/>
              <w:ind w:left="3" w:hanging="3"/>
              <w:rPr>
                <w:sz w:val="26"/>
                <w:szCs w:val="26"/>
              </w:rPr>
              <w:pPrChange w:id="1028" w:author="Tuan Tran" w:date="2020-06-11T10:10:00Z">
                <w:pPr>
                  <w:widowControl w:val="0"/>
                  <w:ind w:left="3" w:hanging="3"/>
                </w:pPr>
              </w:pPrChange>
            </w:pPr>
            <w:r w:rsidRPr="00D57542">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441F1" w14:textId="4635A96E" w:rsidR="00D57542" w:rsidRDefault="00D57542">
            <w:pPr>
              <w:widowControl w:val="0"/>
              <w:spacing w:line="360" w:lineRule="auto"/>
              <w:ind w:left="3" w:hanging="3"/>
              <w:rPr>
                <w:sz w:val="26"/>
                <w:szCs w:val="26"/>
              </w:rPr>
              <w:pPrChange w:id="1029"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A3E7" w14:textId="1375ECAD" w:rsidR="00D57542" w:rsidRDefault="00D57542">
            <w:pPr>
              <w:widowControl w:val="0"/>
              <w:spacing w:line="360" w:lineRule="auto"/>
              <w:ind w:left="3" w:hanging="3"/>
              <w:rPr>
                <w:sz w:val="26"/>
                <w:szCs w:val="26"/>
              </w:rPr>
              <w:pPrChange w:id="1030" w:author="Tuan Tran" w:date="2020-06-11T10:10:00Z">
                <w:pPr>
                  <w:widowControl w:val="0"/>
                  <w:ind w:left="3" w:hanging="3"/>
                </w:pPr>
              </w:pPrChange>
            </w:pPr>
            <w:r>
              <w:rPr>
                <w:sz w:val="26"/>
                <w:szCs w:val="26"/>
              </w:rPr>
              <w:t>Khóa ngoại</w:t>
            </w:r>
          </w:p>
        </w:tc>
      </w:tr>
    </w:tbl>
    <w:p w14:paraId="59864279" w14:textId="77777777" w:rsidR="009F2669" w:rsidRDefault="009F2669">
      <w:pPr>
        <w:spacing w:line="360" w:lineRule="auto"/>
        <w:ind w:left="3" w:hanging="3"/>
        <w:rPr>
          <w:b/>
          <w:position w:val="-1"/>
          <w:sz w:val="26"/>
          <w:szCs w:val="26"/>
        </w:rPr>
      </w:pPr>
    </w:p>
    <w:p w14:paraId="2FB6B246" w14:textId="50AB5D71" w:rsidR="003052CD" w:rsidRPr="003052CD" w:rsidRDefault="003052CD">
      <w:pPr>
        <w:pStyle w:val="Heading3"/>
      </w:pPr>
      <w:bookmarkStart w:id="1031" w:name="_Toc42726721"/>
      <w:bookmarkStart w:id="1032" w:name="_Toc42726804"/>
      <w:r>
        <w:t xml:space="preserve">Thông tin về bảng </w:t>
      </w:r>
      <w:r w:rsidR="008628C8">
        <w:rPr>
          <w:b/>
        </w:rPr>
        <w:t>CT_</w:t>
      </w:r>
      <w:r w:rsidR="00040B85">
        <w:rPr>
          <w:b/>
        </w:rPr>
        <w:t>HOC</w:t>
      </w:r>
      <w:bookmarkEnd w:id="1031"/>
      <w:bookmarkEnd w:id="103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4951194" w14:textId="77777777" w:rsidTr="009F266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1EC71" w14:textId="77777777" w:rsidR="003052CD" w:rsidRDefault="003052CD">
            <w:pPr>
              <w:widowControl w:val="0"/>
              <w:spacing w:line="360" w:lineRule="auto"/>
              <w:ind w:left="3" w:hanging="3"/>
              <w:rPr>
                <w:b/>
                <w:sz w:val="26"/>
                <w:szCs w:val="26"/>
              </w:rPr>
              <w:pPrChange w:id="1033"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C3869B2" w14:textId="77777777" w:rsidR="003052CD" w:rsidRDefault="003052CD">
            <w:pPr>
              <w:widowControl w:val="0"/>
              <w:spacing w:line="360" w:lineRule="auto"/>
              <w:ind w:left="3" w:hanging="3"/>
              <w:rPr>
                <w:b/>
                <w:sz w:val="26"/>
                <w:szCs w:val="26"/>
              </w:rPr>
              <w:pPrChange w:id="1034"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B7F71" w14:textId="77777777" w:rsidR="003052CD" w:rsidRDefault="003052CD">
            <w:pPr>
              <w:widowControl w:val="0"/>
              <w:spacing w:line="360" w:lineRule="auto"/>
              <w:ind w:left="3" w:hanging="3"/>
              <w:rPr>
                <w:b/>
                <w:sz w:val="26"/>
                <w:szCs w:val="26"/>
              </w:rPr>
              <w:pPrChange w:id="1035" w:author="Tuan Tran" w:date="2020-06-11T10:10:00Z">
                <w:pPr>
                  <w:widowControl w:val="0"/>
                  <w:ind w:left="3" w:hanging="3"/>
                </w:pPr>
              </w:pPrChange>
            </w:pPr>
            <w:r>
              <w:rPr>
                <w:b/>
                <w:sz w:val="26"/>
                <w:szCs w:val="26"/>
              </w:rPr>
              <w:t>Ghi chú</w:t>
            </w:r>
          </w:p>
        </w:tc>
      </w:tr>
      <w:tr w:rsidR="003052CD" w14:paraId="03F16ADA"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3A99" w14:textId="75F24BBB" w:rsidR="003052CD" w:rsidRDefault="00DA182C">
            <w:pPr>
              <w:widowControl w:val="0"/>
              <w:spacing w:line="360" w:lineRule="auto"/>
              <w:ind w:left="3" w:hanging="3"/>
              <w:rPr>
                <w:sz w:val="26"/>
                <w:szCs w:val="26"/>
              </w:rPr>
              <w:pPrChange w:id="1036" w:author="Tuan Tran" w:date="2020-06-11T10:10:00Z">
                <w:pPr>
                  <w:widowControl w:val="0"/>
                  <w:ind w:left="3" w:hanging="3"/>
                </w:pPr>
              </w:pPrChange>
            </w:pPr>
            <w:r w:rsidRPr="00DA182C">
              <w:rPr>
                <w:sz w:val="26"/>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E5A2" w14:textId="77777777" w:rsidR="003052CD" w:rsidRDefault="003052CD">
            <w:pPr>
              <w:widowControl w:val="0"/>
              <w:spacing w:line="360" w:lineRule="auto"/>
              <w:ind w:left="3" w:hanging="3"/>
              <w:rPr>
                <w:sz w:val="26"/>
                <w:szCs w:val="26"/>
              </w:rPr>
              <w:pPrChange w:id="103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0D4" w14:textId="77777777" w:rsidR="003052CD" w:rsidRDefault="003052CD">
            <w:pPr>
              <w:widowControl w:val="0"/>
              <w:spacing w:line="360" w:lineRule="auto"/>
              <w:ind w:left="3" w:hanging="3"/>
              <w:rPr>
                <w:sz w:val="26"/>
                <w:szCs w:val="26"/>
              </w:rPr>
              <w:pPrChange w:id="1038" w:author="Tuan Tran" w:date="2020-06-11T10:10:00Z">
                <w:pPr>
                  <w:widowControl w:val="0"/>
                  <w:ind w:left="3" w:hanging="3"/>
                </w:pPr>
              </w:pPrChange>
            </w:pPr>
            <w:r>
              <w:rPr>
                <w:sz w:val="26"/>
                <w:szCs w:val="26"/>
              </w:rPr>
              <w:t>Khóa chính</w:t>
            </w:r>
          </w:p>
        </w:tc>
      </w:tr>
      <w:tr w:rsidR="003052CD" w14:paraId="69A65CF7"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EBC2" w14:textId="027FE01E" w:rsidR="003052CD" w:rsidRDefault="00DA182C">
            <w:pPr>
              <w:widowControl w:val="0"/>
              <w:spacing w:line="360" w:lineRule="auto"/>
              <w:ind w:left="3" w:hanging="3"/>
              <w:rPr>
                <w:sz w:val="26"/>
                <w:szCs w:val="26"/>
              </w:rPr>
              <w:pPrChange w:id="1039" w:author="Tuan Tran" w:date="2020-06-11T10:10:00Z">
                <w:pPr>
                  <w:widowControl w:val="0"/>
                  <w:ind w:left="3" w:hanging="3"/>
                </w:pPr>
              </w:pPrChange>
            </w:pPr>
            <w:r w:rsidRPr="00DA182C">
              <w:rPr>
                <w:sz w:val="26"/>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6505" w14:textId="2DAE85F8" w:rsidR="003052CD" w:rsidRPr="00D9718F" w:rsidRDefault="00D9718F">
            <w:pPr>
              <w:widowControl w:val="0"/>
              <w:spacing w:line="360" w:lineRule="auto"/>
              <w:ind w:left="3" w:hanging="3"/>
              <w:rPr>
                <w:b/>
                <w:bCs/>
                <w:sz w:val="26"/>
                <w:szCs w:val="26"/>
              </w:rPr>
              <w:pPrChange w:id="1040" w:author="Tuan Tran" w:date="2020-06-11T10:10:00Z">
                <w:pPr>
                  <w:widowControl w:val="0"/>
                  <w:ind w:left="3" w:hanging="3"/>
                </w:pPr>
              </w:pPrChange>
            </w:pPr>
            <w:r>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27BC" w14:textId="77777777" w:rsidR="003052CD" w:rsidRDefault="003052CD">
            <w:pPr>
              <w:widowControl w:val="0"/>
              <w:spacing w:line="360" w:lineRule="auto"/>
              <w:ind w:left="3" w:hanging="3"/>
              <w:rPr>
                <w:sz w:val="26"/>
                <w:szCs w:val="26"/>
              </w:rPr>
              <w:pPrChange w:id="1041" w:author="Tuan Tran" w:date="2020-06-11T10:10:00Z">
                <w:pPr>
                  <w:widowControl w:val="0"/>
                  <w:ind w:left="3" w:hanging="3"/>
                </w:pPr>
              </w:pPrChange>
            </w:pPr>
          </w:p>
        </w:tc>
      </w:tr>
      <w:tr w:rsidR="003052CD" w14:paraId="6233A822"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71BC" w14:textId="77693ABD" w:rsidR="003052CD" w:rsidRDefault="00DA182C">
            <w:pPr>
              <w:widowControl w:val="0"/>
              <w:spacing w:line="360" w:lineRule="auto"/>
              <w:ind w:left="3" w:hanging="3"/>
              <w:rPr>
                <w:sz w:val="26"/>
                <w:szCs w:val="26"/>
              </w:rPr>
              <w:pPrChange w:id="1042" w:author="Tuan Tran" w:date="2020-06-11T10:10:00Z">
                <w:pPr>
                  <w:widowControl w:val="0"/>
                  <w:ind w:left="3" w:hanging="3"/>
                </w:pPr>
              </w:pPrChange>
            </w:pPr>
            <w:r w:rsidRPr="00DA182C">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F264" w14:textId="0638EA75" w:rsidR="003052CD" w:rsidRDefault="00D9718F">
            <w:pPr>
              <w:widowControl w:val="0"/>
              <w:spacing w:line="360" w:lineRule="auto"/>
              <w:ind w:left="3" w:hanging="3"/>
              <w:rPr>
                <w:sz w:val="26"/>
                <w:szCs w:val="26"/>
              </w:rPr>
              <w:pPrChange w:id="1043"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CFE6" w14:textId="77777777" w:rsidR="003052CD" w:rsidRDefault="003052CD">
            <w:pPr>
              <w:widowControl w:val="0"/>
              <w:spacing w:line="360" w:lineRule="auto"/>
              <w:ind w:left="3" w:hanging="3"/>
              <w:rPr>
                <w:b/>
                <w:sz w:val="26"/>
                <w:szCs w:val="26"/>
              </w:rPr>
              <w:pPrChange w:id="1044" w:author="Tuan Tran" w:date="2020-06-11T10:10:00Z">
                <w:pPr>
                  <w:widowControl w:val="0"/>
                  <w:ind w:left="3" w:hanging="3"/>
                </w:pPr>
              </w:pPrChange>
            </w:pPr>
          </w:p>
        </w:tc>
      </w:tr>
      <w:tr w:rsidR="009F2669" w14:paraId="177F12E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0AAC" w14:textId="6AF20017" w:rsidR="009F2669" w:rsidRDefault="009F2669">
            <w:pPr>
              <w:widowControl w:val="0"/>
              <w:spacing w:line="360" w:lineRule="auto"/>
              <w:ind w:left="3" w:hanging="3"/>
              <w:rPr>
                <w:sz w:val="26"/>
                <w:szCs w:val="26"/>
              </w:rPr>
              <w:pPrChange w:id="1045" w:author="Tuan Tran" w:date="2020-06-11T10:10:00Z">
                <w:pPr>
                  <w:widowControl w:val="0"/>
                  <w:ind w:left="3" w:hanging="3"/>
                </w:pPr>
              </w:pPrChange>
            </w:pPr>
            <w:r w:rsidRPr="00DA182C">
              <w:rPr>
                <w:sz w:val="26"/>
                <w:szCs w:val="26"/>
              </w:rPr>
              <w:lastRenderedPageBreak/>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45F06" w14:textId="55E8FFE1" w:rsidR="009F2669" w:rsidRDefault="009F2669">
            <w:pPr>
              <w:widowControl w:val="0"/>
              <w:spacing w:line="360" w:lineRule="auto"/>
              <w:ind w:left="3" w:hanging="3"/>
              <w:rPr>
                <w:sz w:val="26"/>
                <w:szCs w:val="26"/>
              </w:rPr>
              <w:pPrChange w:id="104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2A72" w14:textId="2C123854" w:rsidR="009F2669" w:rsidRDefault="009F2669">
            <w:pPr>
              <w:widowControl w:val="0"/>
              <w:spacing w:line="360" w:lineRule="auto"/>
              <w:ind w:left="3" w:hanging="3"/>
              <w:rPr>
                <w:b/>
                <w:sz w:val="26"/>
                <w:szCs w:val="26"/>
              </w:rPr>
              <w:pPrChange w:id="1047" w:author="Tuan Tran" w:date="2020-06-11T10:10:00Z">
                <w:pPr>
                  <w:widowControl w:val="0"/>
                  <w:ind w:left="3" w:hanging="3"/>
                </w:pPr>
              </w:pPrChange>
            </w:pPr>
            <w:r>
              <w:rPr>
                <w:sz w:val="26"/>
                <w:szCs w:val="26"/>
              </w:rPr>
              <w:t>Khóa ngoại</w:t>
            </w:r>
          </w:p>
        </w:tc>
      </w:tr>
      <w:tr w:rsidR="009F2669" w14:paraId="7F607D0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30AB" w14:textId="02C196C7" w:rsidR="009F2669" w:rsidRDefault="009F2669">
            <w:pPr>
              <w:widowControl w:val="0"/>
              <w:spacing w:line="360" w:lineRule="auto"/>
              <w:ind w:left="3" w:hanging="3"/>
              <w:rPr>
                <w:sz w:val="26"/>
                <w:szCs w:val="26"/>
              </w:rPr>
              <w:pPrChange w:id="1048" w:author="Tuan Tran" w:date="2020-06-11T10:10:00Z">
                <w:pPr>
                  <w:widowControl w:val="0"/>
                  <w:ind w:left="3" w:hanging="3"/>
                </w:pPr>
              </w:pPrChange>
            </w:pPr>
            <w:r w:rsidRPr="00DA182C">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BBB1" w14:textId="3F6282AA" w:rsidR="009F2669" w:rsidRDefault="009F2669">
            <w:pPr>
              <w:widowControl w:val="0"/>
              <w:spacing w:line="360" w:lineRule="auto"/>
              <w:ind w:left="3" w:hanging="3"/>
              <w:rPr>
                <w:sz w:val="26"/>
                <w:szCs w:val="26"/>
              </w:rPr>
              <w:pPrChange w:id="1049"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553E7" w14:textId="474C8D50" w:rsidR="009F2669" w:rsidRDefault="009F2669">
            <w:pPr>
              <w:widowControl w:val="0"/>
              <w:spacing w:line="360" w:lineRule="auto"/>
              <w:ind w:left="3" w:hanging="3"/>
              <w:rPr>
                <w:b/>
                <w:sz w:val="26"/>
                <w:szCs w:val="26"/>
              </w:rPr>
              <w:pPrChange w:id="1050" w:author="Tuan Tran" w:date="2020-06-11T10:10:00Z">
                <w:pPr>
                  <w:widowControl w:val="0"/>
                  <w:ind w:left="3" w:hanging="3"/>
                </w:pPr>
              </w:pPrChange>
            </w:pPr>
            <w:r>
              <w:rPr>
                <w:sz w:val="26"/>
                <w:szCs w:val="26"/>
              </w:rPr>
              <w:t>Khóa ngoại</w:t>
            </w:r>
          </w:p>
        </w:tc>
      </w:tr>
    </w:tbl>
    <w:p w14:paraId="0C4C0495" w14:textId="288E4950" w:rsidR="003052CD" w:rsidDel="00FB7EB2" w:rsidRDefault="00FB7EB2" w:rsidP="003043C8">
      <w:pPr>
        <w:spacing w:after="160" w:line="360" w:lineRule="auto"/>
        <w:rPr>
          <w:del w:id="1051" w:author="Tuan Tran" w:date="2020-06-11T11:16:00Z"/>
          <w:b/>
          <w:position w:val="-1"/>
          <w:sz w:val="26"/>
          <w:szCs w:val="26"/>
        </w:rPr>
      </w:pPr>
      <w:ins w:id="1052" w:author="Tuan Tran" w:date="2020-06-11T11:16:00Z">
        <w:r>
          <w:rPr>
            <w:b/>
            <w:position w:val="-1"/>
            <w:sz w:val="26"/>
            <w:szCs w:val="26"/>
          </w:rPr>
          <w:tab/>
        </w:r>
        <w:r>
          <w:rPr>
            <w:b/>
            <w:position w:val="-1"/>
            <w:sz w:val="26"/>
            <w:szCs w:val="26"/>
          </w:rPr>
          <w:tab/>
        </w:r>
        <w:r>
          <w:rPr>
            <w:b/>
            <w:position w:val="-1"/>
            <w:sz w:val="26"/>
            <w:szCs w:val="26"/>
          </w:rPr>
          <w:tab/>
        </w:r>
      </w:ins>
    </w:p>
    <w:p w14:paraId="759F475E" w14:textId="77777777" w:rsidR="00FB7EB2" w:rsidRDefault="00FB7EB2">
      <w:pPr>
        <w:spacing w:line="360" w:lineRule="auto"/>
        <w:ind w:left="3" w:hanging="3"/>
        <w:rPr>
          <w:ins w:id="1053" w:author="Tuan Tran" w:date="2020-06-11T11:16:00Z"/>
          <w:b/>
          <w:position w:val="-1"/>
          <w:sz w:val="26"/>
          <w:szCs w:val="26"/>
        </w:rPr>
      </w:pPr>
    </w:p>
    <w:p w14:paraId="56D2A71C" w14:textId="3F8E9170" w:rsidR="006C5CB5" w:rsidDel="003043C8" w:rsidRDefault="006C5CB5">
      <w:pPr>
        <w:spacing w:after="160" w:line="360" w:lineRule="auto"/>
        <w:jc w:val="center"/>
        <w:rPr>
          <w:del w:id="1054" w:author="Tuan Tran" w:date="2020-06-11T11:16:00Z"/>
          <w:rFonts w:eastAsiaTheme="majorEastAsia" w:cstheme="majorBidi"/>
          <w:sz w:val="26"/>
        </w:rPr>
        <w:pPrChange w:id="1055" w:author="Tuan Tran" w:date="2020-06-11T11:16:00Z">
          <w:pPr>
            <w:spacing w:after="160" w:line="360" w:lineRule="auto"/>
            <w:ind w:firstLine="567"/>
          </w:pPr>
        </w:pPrChange>
      </w:pPr>
      <w:del w:id="1056" w:author="Tuan Tran" w:date="2020-06-11T11:16:00Z">
        <w:r w:rsidDel="00FB7EB2">
          <w:br w:type="page"/>
        </w:r>
      </w:del>
    </w:p>
    <w:p w14:paraId="5B586C9E" w14:textId="17774D06" w:rsidR="003052CD" w:rsidRDefault="003052CD">
      <w:pPr>
        <w:spacing w:after="160" w:line="360" w:lineRule="auto"/>
        <w:jc w:val="center"/>
        <w:pPrChange w:id="1057" w:author="Tuan Tran" w:date="2020-06-11T11:16:00Z">
          <w:pPr>
            <w:pStyle w:val="Heading3"/>
          </w:pPr>
        </w:pPrChange>
      </w:pPr>
      <w:bookmarkStart w:id="1058" w:name="_Toc42726722"/>
      <w:bookmarkStart w:id="1059" w:name="_Toc42726805"/>
      <w:r>
        <w:t xml:space="preserve">Thông tin về bảng </w:t>
      </w:r>
      <w:r w:rsidR="00B530EB">
        <w:rPr>
          <w:b/>
        </w:rPr>
        <w:t>CHITIET_CT_HOC</w:t>
      </w:r>
      <w:bookmarkEnd w:id="1058"/>
      <w:bookmarkEnd w:id="1059"/>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8845371" w14:textId="77777777" w:rsidTr="00770634">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4D8" w14:textId="77777777" w:rsidR="003052CD" w:rsidRDefault="003052CD">
            <w:pPr>
              <w:widowControl w:val="0"/>
              <w:spacing w:line="360" w:lineRule="auto"/>
              <w:ind w:left="3" w:hanging="3"/>
              <w:rPr>
                <w:b/>
                <w:sz w:val="26"/>
                <w:szCs w:val="26"/>
              </w:rPr>
              <w:pPrChange w:id="1060"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A314E70" w14:textId="77777777" w:rsidR="003052CD" w:rsidRDefault="003052CD">
            <w:pPr>
              <w:widowControl w:val="0"/>
              <w:spacing w:line="360" w:lineRule="auto"/>
              <w:ind w:left="3" w:hanging="3"/>
              <w:rPr>
                <w:b/>
                <w:sz w:val="26"/>
                <w:szCs w:val="26"/>
              </w:rPr>
              <w:pPrChange w:id="1061"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9B1513" w14:textId="77777777" w:rsidR="003052CD" w:rsidRDefault="003052CD">
            <w:pPr>
              <w:widowControl w:val="0"/>
              <w:spacing w:line="360" w:lineRule="auto"/>
              <w:ind w:left="3" w:hanging="3"/>
              <w:rPr>
                <w:b/>
                <w:sz w:val="26"/>
                <w:szCs w:val="26"/>
              </w:rPr>
              <w:pPrChange w:id="1062" w:author="Tuan Tran" w:date="2020-06-11T10:10:00Z">
                <w:pPr>
                  <w:widowControl w:val="0"/>
                  <w:ind w:left="3" w:hanging="3"/>
                </w:pPr>
              </w:pPrChange>
            </w:pPr>
            <w:r>
              <w:rPr>
                <w:b/>
                <w:sz w:val="26"/>
                <w:szCs w:val="26"/>
              </w:rPr>
              <w:t>Ghi chú</w:t>
            </w:r>
          </w:p>
        </w:tc>
      </w:tr>
      <w:tr w:rsidR="003052CD" w14:paraId="3E4AC157"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F237" w14:textId="5E323DDA" w:rsidR="003052CD" w:rsidRDefault="00CF6BA6">
            <w:pPr>
              <w:widowControl w:val="0"/>
              <w:spacing w:line="360" w:lineRule="auto"/>
              <w:ind w:left="3" w:hanging="3"/>
              <w:rPr>
                <w:sz w:val="26"/>
                <w:szCs w:val="26"/>
              </w:rPr>
              <w:pPrChange w:id="1063" w:author="Tuan Tran" w:date="2020-06-11T10:10:00Z">
                <w:pPr>
                  <w:widowControl w:val="0"/>
                  <w:ind w:left="3" w:hanging="3"/>
                </w:pPr>
              </w:pPrChange>
            </w:pPr>
            <w:r w:rsidRPr="00CF6BA6">
              <w:rPr>
                <w:sz w:val="26"/>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EB7F" w14:textId="77777777" w:rsidR="003052CD" w:rsidRDefault="003052CD">
            <w:pPr>
              <w:widowControl w:val="0"/>
              <w:spacing w:line="360" w:lineRule="auto"/>
              <w:ind w:left="3" w:hanging="3"/>
              <w:rPr>
                <w:sz w:val="26"/>
                <w:szCs w:val="26"/>
              </w:rPr>
              <w:pPrChange w:id="1064"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D81" w14:textId="77777777" w:rsidR="003052CD" w:rsidRDefault="003052CD">
            <w:pPr>
              <w:widowControl w:val="0"/>
              <w:spacing w:line="360" w:lineRule="auto"/>
              <w:ind w:left="3" w:hanging="3"/>
              <w:rPr>
                <w:sz w:val="26"/>
                <w:szCs w:val="26"/>
              </w:rPr>
              <w:pPrChange w:id="1065" w:author="Tuan Tran" w:date="2020-06-11T10:10:00Z">
                <w:pPr>
                  <w:widowControl w:val="0"/>
                  <w:ind w:left="3" w:hanging="3"/>
                </w:pPr>
              </w:pPrChange>
            </w:pPr>
            <w:r>
              <w:rPr>
                <w:sz w:val="26"/>
                <w:szCs w:val="26"/>
              </w:rPr>
              <w:t>Khóa chính</w:t>
            </w:r>
          </w:p>
        </w:tc>
      </w:tr>
      <w:tr w:rsidR="00770634" w14:paraId="0D8627BB"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F847" w14:textId="079006A3" w:rsidR="00770634" w:rsidRDefault="00770634">
            <w:pPr>
              <w:widowControl w:val="0"/>
              <w:spacing w:line="360" w:lineRule="auto"/>
              <w:ind w:left="3" w:hanging="3"/>
              <w:rPr>
                <w:sz w:val="26"/>
                <w:szCs w:val="26"/>
              </w:rPr>
              <w:pPrChange w:id="1066" w:author="Tuan Tran" w:date="2020-06-11T10:10:00Z">
                <w:pPr>
                  <w:widowControl w:val="0"/>
                  <w:ind w:left="3" w:hanging="3"/>
                </w:pPr>
              </w:pPrChange>
            </w:pPr>
            <w:r w:rsidRPr="00CF6BA6">
              <w:rPr>
                <w:sz w:val="26"/>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952E" w14:textId="77777777" w:rsidR="00770634" w:rsidRDefault="00770634">
            <w:pPr>
              <w:widowControl w:val="0"/>
              <w:spacing w:line="360" w:lineRule="auto"/>
              <w:ind w:left="3" w:hanging="3"/>
              <w:rPr>
                <w:sz w:val="26"/>
                <w:szCs w:val="26"/>
              </w:rPr>
              <w:pPrChange w:id="106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FA4C" w14:textId="41397B93" w:rsidR="00770634" w:rsidRDefault="00770634">
            <w:pPr>
              <w:widowControl w:val="0"/>
              <w:spacing w:line="360" w:lineRule="auto"/>
              <w:ind w:left="3" w:hanging="3"/>
              <w:rPr>
                <w:sz w:val="26"/>
                <w:szCs w:val="26"/>
              </w:rPr>
              <w:pPrChange w:id="1068" w:author="Tuan Tran" w:date="2020-06-11T10:10:00Z">
                <w:pPr>
                  <w:widowControl w:val="0"/>
                  <w:ind w:left="3" w:hanging="3"/>
                </w:pPr>
              </w:pPrChange>
            </w:pPr>
            <w:r w:rsidRPr="006C37EE">
              <w:rPr>
                <w:sz w:val="26"/>
                <w:szCs w:val="26"/>
              </w:rPr>
              <w:t>Khóa ngoại</w:t>
            </w:r>
          </w:p>
        </w:tc>
      </w:tr>
      <w:tr w:rsidR="00770634" w14:paraId="6E71A402"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68C" w14:textId="46226155" w:rsidR="00770634" w:rsidRDefault="00770634">
            <w:pPr>
              <w:widowControl w:val="0"/>
              <w:spacing w:line="360" w:lineRule="auto"/>
              <w:ind w:left="3" w:hanging="3"/>
              <w:rPr>
                <w:sz w:val="26"/>
                <w:szCs w:val="26"/>
              </w:rPr>
              <w:pPrChange w:id="1069" w:author="Tuan Tran" w:date="2020-06-11T10:10:00Z">
                <w:pPr>
                  <w:widowControl w:val="0"/>
                  <w:ind w:left="3" w:hanging="3"/>
                </w:pPr>
              </w:pPrChange>
            </w:pPr>
            <w:r w:rsidRPr="00CF6BA6">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999BE" w14:textId="3D1F9BCB" w:rsidR="00770634" w:rsidRDefault="00770634">
            <w:pPr>
              <w:widowControl w:val="0"/>
              <w:spacing w:line="360" w:lineRule="auto"/>
              <w:ind w:left="3" w:hanging="3"/>
              <w:rPr>
                <w:sz w:val="26"/>
                <w:szCs w:val="26"/>
              </w:rPr>
              <w:pPrChange w:id="1070"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9F" w14:textId="5546896C" w:rsidR="00770634" w:rsidRDefault="00770634">
            <w:pPr>
              <w:widowControl w:val="0"/>
              <w:spacing w:line="360" w:lineRule="auto"/>
              <w:ind w:left="3" w:hanging="3"/>
              <w:rPr>
                <w:b/>
                <w:sz w:val="26"/>
                <w:szCs w:val="26"/>
              </w:rPr>
              <w:pPrChange w:id="1071" w:author="Tuan Tran" w:date="2020-06-11T10:10:00Z">
                <w:pPr>
                  <w:widowControl w:val="0"/>
                  <w:ind w:left="3" w:hanging="3"/>
                </w:pPr>
              </w:pPrChange>
            </w:pPr>
            <w:r w:rsidRPr="006C37EE">
              <w:rPr>
                <w:sz w:val="26"/>
                <w:szCs w:val="26"/>
              </w:rPr>
              <w:t>Khóa ngoại</w:t>
            </w:r>
          </w:p>
        </w:tc>
      </w:tr>
      <w:tr w:rsidR="00770634" w14:paraId="649E070A"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CE0D" w14:textId="6955CD3C" w:rsidR="00770634" w:rsidRDefault="00770634">
            <w:pPr>
              <w:widowControl w:val="0"/>
              <w:spacing w:line="360" w:lineRule="auto"/>
              <w:ind w:left="3" w:hanging="3"/>
              <w:rPr>
                <w:sz w:val="26"/>
                <w:szCs w:val="26"/>
              </w:rPr>
              <w:pPrChange w:id="1072" w:author="Tuan Tran" w:date="2020-06-11T10:10:00Z">
                <w:pPr>
                  <w:widowControl w:val="0"/>
                  <w:ind w:left="3" w:hanging="3"/>
                </w:pPr>
              </w:pPrChange>
            </w:pPr>
            <w:r w:rsidRPr="00CF6BA6">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7CCC" w14:textId="00A88E12" w:rsidR="00770634" w:rsidRDefault="00770634">
            <w:pPr>
              <w:widowControl w:val="0"/>
              <w:spacing w:line="360" w:lineRule="auto"/>
              <w:ind w:left="3" w:hanging="3"/>
              <w:rPr>
                <w:sz w:val="26"/>
                <w:szCs w:val="26"/>
              </w:rPr>
              <w:pPrChange w:id="1073"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8129" w14:textId="0E12D7F8" w:rsidR="00770634" w:rsidRDefault="00770634">
            <w:pPr>
              <w:widowControl w:val="0"/>
              <w:spacing w:line="360" w:lineRule="auto"/>
              <w:ind w:left="3" w:hanging="3"/>
              <w:rPr>
                <w:b/>
                <w:sz w:val="26"/>
                <w:szCs w:val="26"/>
              </w:rPr>
              <w:pPrChange w:id="1074" w:author="Tuan Tran" w:date="2020-06-11T10:10:00Z">
                <w:pPr>
                  <w:widowControl w:val="0"/>
                  <w:ind w:left="3" w:hanging="3"/>
                </w:pPr>
              </w:pPrChange>
            </w:pPr>
            <w:r w:rsidRPr="006C37EE">
              <w:rPr>
                <w:sz w:val="26"/>
                <w:szCs w:val="26"/>
              </w:rPr>
              <w:t>Khóa ngoại</w:t>
            </w:r>
          </w:p>
        </w:tc>
      </w:tr>
      <w:tr w:rsidR="00770634" w14:paraId="388FEABD"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024C" w14:textId="143C468E" w:rsidR="00770634" w:rsidRDefault="00770634">
            <w:pPr>
              <w:widowControl w:val="0"/>
              <w:spacing w:line="360" w:lineRule="auto"/>
              <w:ind w:left="3" w:hanging="3"/>
              <w:rPr>
                <w:sz w:val="26"/>
                <w:szCs w:val="26"/>
              </w:rPr>
              <w:pPrChange w:id="1075" w:author="Tuan Tran" w:date="2020-06-11T10:10:00Z">
                <w:pPr>
                  <w:widowControl w:val="0"/>
                  <w:ind w:left="3" w:hanging="3"/>
                </w:pPr>
              </w:pPrChange>
            </w:pPr>
            <w:r w:rsidRPr="00CF6BA6">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D427" w14:textId="1FDFF82A" w:rsidR="00770634" w:rsidRDefault="00770634">
            <w:pPr>
              <w:widowControl w:val="0"/>
              <w:spacing w:line="360" w:lineRule="auto"/>
              <w:ind w:left="3" w:hanging="3"/>
              <w:rPr>
                <w:sz w:val="26"/>
                <w:szCs w:val="26"/>
              </w:rPr>
              <w:pPrChange w:id="107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E55C" w14:textId="03F3EF82" w:rsidR="00770634" w:rsidRDefault="00770634">
            <w:pPr>
              <w:widowControl w:val="0"/>
              <w:spacing w:line="360" w:lineRule="auto"/>
              <w:ind w:left="3" w:hanging="3"/>
              <w:rPr>
                <w:b/>
                <w:sz w:val="26"/>
                <w:szCs w:val="26"/>
              </w:rPr>
              <w:pPrChange w:id="1077" w:author="Tuan Tran" w:date="2020-06-11T10:10:00Z">
                <w:pPr>
                  <w:widowControl w:val="0"/>
                  <w:ind w:left="3" w:hanging="3"/>
                </w:pPr>
              </w:pPrChange>
            </w:pPr>
            <w:r w:rsidRPr="006C37EE">
              <w:rPr>
                <w:sz w:val="26"/>
                <w:szCs w:val="26"/>
              </w:rPr>
              <w:t>Khóa ngoại</w:t>
            </w:r>
          </w:p>
        </w:tc>
      </w:tr>
      <w:tr w:rsidR="00770634" w14:paraId="0B11C796"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8EAE9" w14:textId="59A10F56" w:rsidR="00770634" w:rsidRPr="00CF6BA6" w:rsidRDefault="00770634">
            <w:pPr>
              <w:widowControl w:val="0"/>
              <w:spacing w:line="360" w:lineRule="auto"/>
              <w:ind w:left="3" w:hanging="3"/>
              <w:rPr>
                <w:sz w:val="26"/>
                <w:szCs w:val="26"/>
              </w:rPr>
              <w:pPrChange w:id="1078" w:author="Tuan Tran" w:date="2020-06-11T10:10:00Z">
                <w:pPr>
                  <w:widowControl w:val="0"/>
                  <w:ind w:left="3" w:hanging="3"/>
                </w:pPr>
              </w:pPrChange>
            </w:pPr>
            <w:r w:rsidRPr="00770634">
              <w:rPr>
                <w:sz w:val="26"/>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AFA1" w14:textId="6E401C5A" w:rsidR="00770634" w:rsidRDefault="00770634">
            <w:pPr>
              <w:widowControl w:val="0"/>
              <w:spacing w:line="360" w:lineRule="auto"/>
              <w:ind w:left="3" w:hanging="3"/>
              <w:rPr>
                <w:sz w:val="26"/>
                <w:szCs w:val="26"/>
              </w:rPr>
              <w:pPrChange w:id="1079"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9C2A" w14:textId="77777777" w:rsidR="00770634" w:rsidRDefault="00770634">
            <w:pPr>
              <w:widowControl w:val="0"/>
              <w:spacing w:line="360" w:lineRule="auto"/>
              <w:ind w:left="3" w:hanging="3"/>
              <w:rPr>
                <w:b/>
                <w:sz w:val="26"/>
                <w:szCs w:val="26"/>
              </w:rPr>
              <w:pPrChange w:id="1080" w:author="Tuan Tran" w:date="2020-06-11T10:10:00Z">
                <w:pPr>
                  <w:widowControl w:val="0"/>
                  <w:ind w:left="3" w:hanging="3"/>
                </w:pPr>
              </w:pPrChange>
            </w:pPr>
          </w:p>
        </w:tc>
      </w:tr>
    </w:tbl>
    <w:p w14:paraId="042D394B" w14:textId="77777777" w:rsidR="003052CD" w:rsidRDefault="003052CD">
      <w:pPr>
        <w:spacing w:line="360" w:lineRule="auto"/>
        <w:ind w:left="3" w:hanging="3"/>
        <w:rPr>
          <w:b/>
          <w:position w:val="-1"/>
          <w:sz w:val="26"/>
          <w:szCs w:val="26"/>
        </w:rPr>
      </w:pPr>
    </w:p>
    <w:p w14:paraId="55FBA38C" w14:textId="25D302E5" w:rsidR="003052CD" w:rsidRDefault="003052CD">
      <w:pPr>
        <w:pStyle w:val="Heading3"/>
      </w:pPr>
      <w:bookmarkStart w:id="1081" w:name="_Toc42726723"/>
      <w:bookmarkStart w:id="1082" w:name="_Toc42726806"/>
      <w:r>
        <w:t xml:space="preserve">Thông tin về bảng </w:t>
      </w:r>
      <w:r w:rsidR="00770634">
        <w:rPr>
          <w:b/>
        </w:rPr>
        <w:t>TracNghiem</w:t>
      </w:r>
      <w:bookmarkEnd w:id="1081"/>
      <w:bookmarkEnd w:id="108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3DDBA408" w14:textId="77777777" w:rsidTr="0057024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BE1FA1" w14:textId="77777777" w:rsidR="003052CD" w:rsidRDefault="003052CD">
            <w:pPr>
              <w:widowControl w:val="0"/>
              <w:spacing w:line="360" w:lineRule="auto"/>
              <w:ind w:left="3" w:hanging="3"/>
              <w:rPr>
                <w:b/>
                <w:sz w:val="26"/>
                <w:szCs w:val="26"/>
              </w:rPr>
              <w:pPrChange w:id="1083"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0414C" w14:textId="77777777" w:rsidR="003052CD" w:rsidRDefault="003052CD">
            <w:pPr>
              <w:widowControl w:val="0"/>
              <w:spacing w:line="360" w:lineRule="auto"/>
              <w:ind w:left="3" w:hanging="3"/>
              <w:rPr>
                <w:b/>
                <w:sz w:val="26"/>
                <w:szCs w:val="26"/>
              </w:rPr>
              <w:pPrChange w:id="1084"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65EA56" w14:textId="77777777" w:rsidR="003052CD" w:rsidRDefault="003052CD">
            <w:pPr>
              <w:widowControl w:val="0"/>
              <w:spacing w:line="360" w:lineRule="auto"/>
              <w:ind w:left="3" w:hanging="3"/>
              <w:rPr>
                <w:b/>
                <w:sz w:val="26"/>
                <w:szCs w:val="26"/>
              </w:rPr>
              <w:pPrChange w:id="1085" w:author="Tuan Tran" w:date="2020-06-11T10:10:00Z">
                <w:pPr>
                  <w:widowControl w:val="0"/>
                  <w:ind w:left="3" w:hanging="3"/>
                </w:pPr>
              </w:pPrChange>
            </w:pPr>
            <w:r>
              <w:rPr>
                <w:b/>
                <w:sz w:val="26"/>
                <w:szCs w:val="26"/>
              </w:rPr>
              <w:t>Ghi chú</w:t>
            </w:r>
          </w:p>
        </w:tc>
      </w:tr>
      <w:tr w:rsidR="003052CD" w14:paraId="7F0256E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A8FD" w14:textId="34BA0006" w:rsidR="003052CD" w:rsidRDefault="00D1048C">
            <w:pPr>
              <w:widowControl w:val="0"/>
              <w:spacing w:line="360" w:lineRule="auto"/>
              <w:ind w:left="3" w:hanging="3"/>
              <w:rPr>
                <w:sz w:val="26"/>
                <w:szCs w:val="26"/>
              </w:rPr>
              <w:pPrChange w:id="1086" w:author="Tuan Tran" w:date="2020-06-11T10:10:00Z">
                <w:pPr>
                  <w:widowControl w:val="0"/>
                  <w:ind w:left="3" w:hanging="3"/>
                </w:pPr>
              </w:pPrChange>
            </w:pPr>
            <w:r w:rsidRPr="00D1048C">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CE4D" w14:textId="77777777" w:rsidR="003052CD" w:rsidRDefault="003052CD">
            <w:pPr>
              <w:widowControl w:val="0"/>
              <w:spacing w:line="360" w:lineRule="auto"/>
              <w:ind w:left="3" w:hanging="3"/>
              <w:rPr>
                <w:sz w:val="26"/>
                <w:szCs w:val="26"/>
              </w:rPr>
              <w:pPrChange w:id="108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1207" w14:textId="77777777" w:rsidR="003052CD" w:rsidRDefault="003052CD">
            <w:pPr>
              <w:widowControl w:val="0"/>
              <w:spacing w:line="360" w:lineRule="auto"/>
              <w:ind w:left="3" w:hanging="3"/>
              <w:rPr>
                <w:sz w:val="26"/>
                <w:szCs w:val="26"/>
              </w:rPr>
              <w:pPrChange w:id="1088" w:author="Tuan Tran" w:date="2020-06-11T10:10:00Z">
                <w:pPr>
                  <w:widowControl w:val="0"/>
                  <w:ind w:left="3" w:hanging="3"/>
                </w:pPr>
              </w:pPrChange>
            </w:pPr>
            <w:r>
              <w:rPr>
                <w:sz w:val="26"/>
                <w:szCs w:val="26"/>
              </w:rPr>
              <w:t>Khóa chính</w:t>
            </w:r>
          </w:p>
        </w:tc>
      </w:tr>
      <w:tr w:rsidR="003052CD" w14:paraId="48B8470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DD3F" w14:textId="6904CA92" w:rsidR="003052CD" w:rsidRDefault="00D1048C">
            <w:pPr>
              <w:widowControl w:val="0"/>
              <w:spacing w:line="360" w:lineRule="auto"/>
              <w:ind w:left="3" w:hanging="3"/>
              <w:rPr>
                <w:sz w:val="26"/>
                <w:szCs w:val="26"/>
              </w:rPr>
              <w:pPrChange w:id="1089" w:author="Tuan Tran" w:date="2020-06-11T10:10:00Z">
                <w:pPr>
                  <w:widowControl w:val="0"/>
                  <w:ind w:left="3" w:hanging="3"/>
                </w:pPr>
              </w:pPrChange>
            </w:pPr>
            <w:r w:rsidRPr="00D1048C">
              <w:rPr>
                <w:sz w:val="26"/>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8125" w14:textId="4614BCF8" w:rsidR="003052CD" w:rsidRDefault="00D1048C">
            <w:pPr>
              <w:widowControl w:val="0"/>
              <w:spacing w:line="360" w:lineRule="auto"/>
              <w:ind w:left="3" w:hanging="3"/>
              <w:rPr>
                <w:sz w:val="26"/>
                <w:szCs w:val="26"/>
              </w:rPr>
              <w:pPrChange w:id="1090" w:author="Tuan Tran" w:date="2020-06-11T10:10:00Z">
                <w:pPr>
                  <w:widowControl w:val="0"/>
                  <w:ind w:left="3" w:hanging="3"/>
                </w:pPr>
              </w:pPrChange>
            </w:pPr>
            <w:r>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73851" w14:textId="77777777" w:rsidR="003052CD" w:rsidRDefault="003052CD">
            <w:pPr>
              <w:widowControl w:val="0"/>
              <w:spacing w:line="360" w:lineRule="auto"/>
              <w:ind w:left="3" w:hanging="3"/>
              <w:rPr>
                <w:sz w:val="26"/>
                <w:szCs w:val="26"/>
              </w:rPr>
              <w:pPrChange w:id="1091" w:author="Tuan Tran" w:date="2020-06-11T10:10:00Z">
                <w:pPr>
                  <w:widowControl w:val="0"/>
                  <w:ind w:left="3" w:hanging="3"/>
                </w:pPr>
              </w:pPrChange>
            </w:pPr>
          </w:p>
        </w:tc>
      </w:tr>
      <w:tr w:rsidR="003052CD" w14:paraId="68406F1A"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BBF2" w14:textId="070DF327" w:rsidR="003052CD" w:rsidRDefault="00D1048C">
            <w:pPr>
              <w:widowControl w:val="0"/>
              <w:spacing w:line="360" w:lineRule="auto"/>
              <w:ind w:left="3" w:hanging="3"/>
              <w:rPr>
                <w:sz w:val="26"/>
                <w:szCs w:val="26"/>
              </w:rPr>
              <w:pPrChange w:id="1092" w:author="Tuan Tran" w:date="2020-06-11T10:10:00Z">
                <w:pPr>
                  <w:widowControl w:val="0"/>
                  <w:ind w:left="3" w:hanging="3"/>
                </w:pPr>
              </w:pPrChange>
            </w:pPr>
            <w:r w:rsidRPr="00D1048C">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1C0A" w14:textId="21608E97" w:rsidR="003052CD" w:rsidRDefault="00D1048C">
            <w:pPr>
              <w:widowControl w:val="0"/>
              <w:spacing w:line="360" w:lineRule="auto"/>
              <w:ind w:left="3" w:hanging="3"/>
              <w:rPr>
                <w:sz w:val="26"/>
                <w:szCs w:val="26"/>
              </w:rPr>
              <w:pPrChange w:id="1093" w:author="Tuan Tran" w:date="2020-06-11T10:10:00Z">
                <w:pPr>
                  <w:widowControl w:val="0"/>
                  <w:ind w:left="3" w:hanging="3"/>
                </w:pPr>
              </w:pPrChange>
            </w:pPr>
            <w:r>
              <w:rPr>
                <w:sz w:val="26"/>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7F67" w14:textId="77777777" w:rsidR="003052CD" w:rsidRDefault="003052CD">
            <w:pPr>
              <w:widowControl w:val="0"/>
              <w:spacing w:line="360" w:lineRule="auto"/>
              <w:ind w:left="3" w:hanging="3"/>
              <w:rPr>
                <w:b/>
                <w:sz w:val="26"/>
                <w:szCs w:val="26"/>
              </w:rPr>
              <w:pPrChange w:id="1094" w:author="Tuan Tran" w:date="2020-06-11T10:10:00Z">
                <w:pPr>
                  <w:widowControl w:val="0"/>
                  <w:ind w:left="3" w:hanging="3"/>
                </w:pPr>
              </w:pPrChange>
            </w:pPr>
          </w:p>
        </w:tc>
      </w:tr>
      <w:tr w:rsidR="003052CD" w14:paraId="7D9B3699"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CBD" w14:textId="02BF5AB5" w:rsidR="003052CD" w:rsidRDefault="00D1048C">
            <w:pPr>
              <w:widowControl w:val="0"/>
              <w:spacing w:line="360" w:lineRule="auto"/>
              <w:ind w:left="3" w:hanging="3"/>
              <w:rPr>
                <w:sz w:val="26"/>
                <w:szCs w:val="26"/>
              </w:rPr>
              <w:pPrChange w:id="1095" w:author="Tuan Tran" w:date="2020-06-11T10:10:00Z">
                <w:pPr>
                  <w:widowControl w:val="0"/>
                  <w:ind w:left="3" w:hanging="3"/>
                </w:pPr>
              </w:pPrChange>
            </w:pPr>
            <w:r w:rsidRPr="00D1048C">
              <w:rPr>
                <w:sz w:val="26"/>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FE8A" w14:textId="77777777" w:rsidR="003052CD" w:rsidRDefault="003052CD">
            <w:pPr>
              <w:widowControl w:val="0"/>
              <w:spacing w:line="360" w:lineRule="auto"/>
              <w:ind w:left="3" w:hanging="3"/>
              <w:rPr>
                <w:sz w:val="26"/>
                <w:szCs w:val="26"/>
              </w:rPr>
              <w:pPrChange w:id="109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099" w14:textId="77777777" w:rsidR="003052CD" w:rsidRDefault="003052CD">
            <w:pPr>
              <w:widowControl w:val="0"/>
              <w:spacing w:line="360" w:lineRule="auto"/>
              <w:ind w:left="3" w:hanging="3"/>
              <w:rPr>
                <w:b/>
                <w:sz w:val="26"/>
                <w:szCs w:val="26"/>
              </w:rPr>
              <w:pPrChange w:id="1097" w:author="Tuan Tran" w:date="2020-06-11T10:10:00Z">
                <w:pPr>
                  <w:widowControl w:val="0"/>
                  <w:ind w:left="3" w:hanging="3"/>
                </w:pPr>
              </w:pPrChange>
            </w:pPr>
          </w:p>
        </w:tc>
      </w:tr>
      <w:tr w:rsidR="003052CD" w14:paraId="18A2A641"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948D" w14:textId="1ECAACD7" w:rsidR="003052CD" w:rsidRDefault="00D1048C">
            <w:pPr>
              <w:widowControl w:val="0"/>
              <w:spacing w:line="360" w:lineRule="auto"/>
              <w:ind w:left="3" w:hanging="3"/>
              <w:rPr>
                <w:sz w:val="26"/>
                <w:szCs w:val="26"/>
              </w:rPr>
              <w:pPrChange w:id="1098" w:author="Tuan Tran" w:date="2020-06-11T10:10:00Z">
                <w:pPr>
                  <w:widowControl w:val="0"/>
                  <w:ind w:left="3" w:hanging="3"/>
                </w:pPr>
              </w:pPrChange>
            </w:pPr>
            <w:r w:rsidRPr="00D1048C">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08F" w14:textId="77777777" w:rsidR="003052CD" w:rsidRDefault="003052CD">
            <w:pPr>
              <w:widowControl w:val="0"/>
              <w:spacing w:line="360" w:lineRule="auto"/>
              <w:ind w:left="3" w:hanging="3"/>
              <w:rPr>
                <w:sz w:val="26"/>
                <w:szCs w:val="26"/>
              </w:rPr>
              <w:pPrChange w:id="1099"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517E6" w14:textId="77777777" w:rsidR="003052CD" w:rsidRDefault="003052CD">
            <w:pPr>
              <w:widowControl w:val="0"/>
              <w:spacing w:line="360" w:lineRule="auto"/>
              <w:ind w:left="3" w:hanging="3"/>
              <w:rPr>
                <w:b/>
                <w:sz w:val="26"/>
                <w:szCs w:val="26"/>
              </w:rPr>
              <w:pPrChange w:id="1100" w:author="Tuan Tran" w:date="2020-06-11T10:10:00Z">
                <w:pPr>
                  <w:widowControl w:val="0"/>
                  <w:ind w:left="3" w:hanging="3"/>
                </w:pPr>
              </w:pPrChange>
            </w:pPr>
          </w:p>
        </w:tc>
      </w:tr>
      <w:tr w:rsidR="00570240" w14:paraId="481AB3E6"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BAF8" w14:textId="75DCDB00" w:rsidR="00570240" w:rsidRDefault="00570240">
            <w:pPr>
              <w:widowControl w:val="0"/>
              <w:spacing w:line="360" w:lineRule="auto"/>
              <w:ind w:left="3" w:hanging="3"/>
              <w:rPr>
                <w:sz w:val="26"/>
                <w:szCs w:val="26"/>
              </w:rPr>
              <w:pPrChange w:id="1101" w:author="Tuan Tran" w:date="2020-06-11T10:10:00Z">
                <w:pPr>
                  <w:widowControl w:val="0"/>
                  <w:ind w:left="3" w:hanging="3"/>
                </w:pPr>
              </w:pPrChange>
            </w:pPr>
            <w:r w:rsidRPr="00D1048C">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E25" w14:textId="186E3793" w:rsidR="00570240" w:rsidRDefault="00570240">
            <w:pPr>
              <w:widowControl w:val="0"/>
              <w:spacing w:line="360" w:lineRule="auto"/>
              <w:ind w:left="3" w:hanging="3"/>
              <w:rPr>
                <w:sz w:val="26"/>
                <w:szCs w:val="26"/>
              </w:rPr>
              <w:pPrChange w:id="1102"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D0F3" w14:textId="6DD6E8A1" w:rsidR="00570240" w:rsidRDefault="00570240">
            <w:pPr>
              <w:widowControl w:val="0"/>
              <w:spacing w:line="360" w:lineRule="auto"/>
              <w:ind w:left="3" w:hanging="3"/>
              <w:rPr>
                <w:b/>
                <w:sz w:val="26"/>
                <w:szCs w:val="26"/>
              </w:rPr>
              <w:pPrChange w:id="1103" w:author="Tuan Tran" w:date="2020-06-11T10:10:00Z">
                <w:pPr>
                  <w:widowControl w:val="0"/>
                  <w:ind w:left="3" w:hanging="3"/>
                </w:pPr>
              </w:pPrChange>
            </w:pPr>
            <w:r w:rsidRPr="006C37EE">
              <w:rPr>
                <w:sz w:val="26"/>
                <w:szCs w:val="26"/>
              </w:rPr>
              <w:t>Khóa ngoại</w:t>
            </w:r>
          </w:p>
        </w:tc>
      </w:tr>
    </w:tbl>
    <w:p w14:paraId="43744C2E" w14:textId="77777777" w:rsidR="003052CD" w:rsidRDefault="003052CD">
      <w:pPr>
        <w:spacing w:line="360" w:lineRule="auto"/>
        <w:ind w:left="3" w:hanging="3"/>
        <w:rPr>
          <w:position w:val="-1"/>
          <w:sz w:val="26"/>
          <w:szCs w:val="26"/>
        </w:rPr>
      </w:pPr>
    </w:p>
    <w:p w14:paraId="5F9B6171" w14:textId="69790DC9" w:rsidR="003052CD" w:rsidRDefault="003052CD">
      <w:pPr>
        <w:pStyle w:val="Heading3"/>
      </w:pPr>
      <w:bookmarkStart w:id="1104" w:name="_Toc42726724"/>
      <w:bookmarkStart w:id="1105" w:name="_Toc42726807"/>
      <w:r>
        <w:t xml:space="preserve">Thông tin về bảng </w:t>
      </w:r>
      <w:r w:rsidR="00C1286B" w:rsidRPr="00C1286B">
        <w:rPr>
          <w:b/>
        </w:rPr>
        <w:t>TracNghiem_CauHoi</w:t>
      </w:r>
      <w:bookmarkEnd w:id="1104"/>
      <w:bookmarkEnd w:id="1105"/>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1855CC2" w14:textId="77777777" w:rsidTr="00B7492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F618FF" w14:textId="77777777" w:rsidR="003052CD" w:rsidRDefault="003052CD">
            <w:pPr>
              <w:widowControl w:val="0"/>
              <w:spacing w:line="360" w:lineRule="auto"/>
              <w:ind w:left="3" w:hanging="3"/>
              <w:rPr>
                <w:b/>
                <w:sz w:val="26"/>
                <w:szCs w:val="26"/>
              </w:rPr>
              <w:pPrChange w:id="1106"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29CC87" w14:textId="77777777" w:rsidR="003052CD" w:rsidRDefault="003052CD">
            <w:pPr>
              <w:widowControl w:val="0"/>
              <w:spacing w:line="360" w:lineRule="auto"/>
              <w:ind w:left="3" w:hanging="3"/>
              <w:rPr>
                <w:b/>
                <w:sz w:val="26"/>
                <w:szCs w:val="26"/>
              </w:rPr>
              <w:pPrChange w:id="1107"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97FB03" w14:textId="77777777" w:rsidR="003052CD" w:rsidRDefault="003052CD">
            <w:pPr>
              <w:widowControl w:val="0"/>
              <w:spacing w:line="360" w:lineRule="auto"/>
              <w:ind w:left="3" w:hanging="3"/>
              <w:rPr>
                <w:b/>
                <w:sz w:val="26"/>
                <w:szCs w:val="26"/>
              </w:rPr>
              <w:pPrChange w:id="1108" w:author="Tuan Tran" w:date="2020-06-11T10:10:00Z">
                <w:pPr>
                  <w:widowControl w:val="0"/>
                  <w:ind w:left="3" w:hanging="3"/>
                </w:pPr>
              </w:pPrChange>
            </w:pPr>
            <w:r>
              <w:rPr>
                <w:b/>
                <w:sz w:val="26"/>
                <w:szCs w:val="26"/>
              </w:rPr>
              <w:t>Ghi chú</w:t>
            </w:r>
          </w:p>
        </w:tc>
      </w:tr>
      <w:tr w:rsidR="003052CD" w14:paraId="5AA28DC5"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60EF" w14:textId="3B49237F" w:rsidR="003052CD" w:rsidRDefault="00C1286B">
            <w:pPr>
              <w:widowControl w:val="0"/>
              <w:spacing w:line="360" w:lineRule="auto"/>
              <w:ind w:left="3" w:hanging="3"/>
              <w:rPr>
                <w:sz w:val="26"/>
                <w:szCs w:val="26"/>
              </w:rPr>
              <w:pPrChange w:id="1109" w:author="Tuan Tran" w:date="2020-06-11T10:10:00Z">
                <w:pPr>
                  <w:widowControl w:val="0"/>
                  <w:ind w:left="3" w:hanging="3"/>
                </w:pPr>
              </w:pPrChange>
            </w:pPr>
            <w:r w:rsidRPr="00C1286B">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9B0" w14:textId="77777777" w:rsidR="003052CD" w:rsidRDefault="003052CD">
            <w:pPr>
              <w:widowControl w:val="0"/>
              <w:spacing w:line="360" w:lineRule="auto"/>
              <w:ind w:left="3" w:hanging="3"/>
              <w:rPr>
                <w:sz w:val="26"/>
                <w:szCs w:val="26"/>
              </w:rPr>
              <w:pPrChange w:id="1110"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0F1C" w14:textId="77777777" w:rsidR="003052CD" w:rsidRDefault="003052CD">
            <w:pPr>
              <w:widowControl w:val="0"/>
              <w:spacing w:line="360" w:lineRule="auto"/>
              <w:ind w:left="3" w:hanging="3"/>
              <w:rPr>
                <w:sz w:val="26"/>
                <w:szCs w:val="26"/>
              </w:rPr>
              <w:pPrChange w:id="1111" w:author="Tuan Tran" w:date="2020-06-11T10:10:00Z">
                <w:pPr>
                  <w:widowControl w:val="0"/>
                  <w:ind w:left="3" w:hanging="3"/>
                </w:pPr>
              </w:pPrChange>
            </w:pPr>
            <w:r>
              <w:rPr>
                <w:sz w:val="26"/>
                <w:szCs w:val="26"/>
              </w:rPr>
              <w:t>Khóa chính</w:t>
            </w:r>
          </w:p>
        </w:tc>
      </w:tr>
      <w:tr w:rsidR="003052CD" w14:paraId="43BDF0D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AE49" w14:textId="1ACA0AA9" w:rsidR="003052CD" w:rsidRDefault="00C1286B">
            <w:pPr>
              <w:widowControl w:val="0"/>
              <w:spacing w:line="360" w:lineRule="auto"/>
              <w:ind w:left="3" w:hanging="3"/>
              <w:rPr>
                <w:sz w:val="26"/>
                <w:szCs w:val="26"/>
              </w:rPr>
              <w:pPrChange w:id="1112" w:author="Tuan Tran" w:date="2020-06-11T10:10:00Z">
                <w:pPr>
                  <w:widowControl w:val="0"/>
                  <w:ind w:left="3" w:hanging="3"/>
                </w:pPr>
              </w:pPrChange>
            </w:pPr>
            <w:r w:rsidRPr="00C1286B">
              <w:rPr>
                <w:sz w:val="26"/>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F9B1" w14:textId="772C397A" w:rsidR="003052CD" w:rsidRDefault="00B74928">
            <w:pPr>
              <w:widowControl w:val="0"/>
              <w:spacing w:line="360" w:lineRule="auto"/>
              <w:ind w:left="3" w:hanging="3"/>
              <w:rPr>
                <w:sz w:val="26"/>
                <w:szCs w:val="26"/>
              </w:rPr>
              <w:pPrChange w:id="1113"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6C69A" w14:textId="0FE73E7F" w:rsidR="003052CD" w:rsidRDefault="003052CD">
            <w:pPr>
              <w:widowControl w:val="0"/>
              <w:spacing w:line="360" w:lineRule="auto"/>
              <w:ind w:left="3" w:hanging="3"/>
              <w:rPr>
                <w:sz w:val="26"/>
                <w:szCs w:val="26"/>
              </w:rPr>
              <w:pPrChange w:id="1114" w:author="Tuan Tran" w:date="2020-06-11T10:10:00Z">
                <w:pPr>
                  <w:widowControl w:val="0"/>
                  <w:ind w:left="3" w:hanging="3"/>
                </w:pPr>
              </w:pPrChange>
            </w:pPr>
          </w:p>
        </w:tc>
      </w:tr>
      <w:tr w:rsidR="00B74928" w14:paraId="4DEF037C"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3B59" w14:textId="36F22136" w:rsidR="00B74928" w:rsidRDefault="00B74928">
            <w:pPr>
              <w:widowControl w:val="0"/>
              <w:spacing w:line="360" w:lineRule="auto"/>
              <w:ind w:left="3" w:hanging="3"/>
              <w:rPr>
                <w:sz w:val="26"/>
                <w:szCs w:val="26"/>
              </w:rPr>
              <w:pPrChange w:id="1115" w:author="Tuan Tran" w:date="2020-06-11T10:10:00Z">
                <w:pPr>
                  <w:widowControl w:val="0"/>
                  <w:ind w:left="3" w:hanging="3"/>
                </w:pPr>
              </w:pPrChange>
            </w:pPr>
            <w:r w:rsidRPr="00C1286B">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BDF8" w14:textId="0FA8D99C" w:rsidR="00B74928" w:rsidRDefault="00B74928">
            <w:pPr>
              <w:widowControl w:val="0"/>
              <w:spacing w:line="360" w:lineRule="auto"/>
              <w:ind w:left="3" w:hanging="3"/>
              <w:rPr>
                <w:sz w:val="26"/>
                <w:szCs w:val="26"/>
              </w:rPr>
              <w:pPrChange w:id="111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9781" w14:textId="1E2BB1A7" w:rsidR="00B74928" w:rsidRDefault="00B74928">
            <w:pPr>
              <w:widowControl w:val="0"/>
              <w:spacing w:line="360" w:lineRule="auto"/>
              <w:ind w:left="3" w:hanging="3"/>
              <w:rPr>
                <w:b/>
                <w:sz w:val="26"/>
                <w:szCs w:val="26"/>
              </w:rPr>
              <w:pPrChange w:id="1117" w:author="Tuan Tran" w:date="2020-06-11T10:10:00Z">
                <w:pPr>
                  <w:widowControl w:val="0"/>
                  <w:ind w:left="3" w:hanging="3"/>
                </w:pPr>
              </w:pPrChange>
            </w:pPr>
            <w:r w:rsidRPr="006C37EE">
              <w:rPr>
                <w:sz w:val="26"/>
                <w:szCs w:val="26"/>
              </w:rPr>
              <w:t>Khóa ngoại</w:t>
            </w:r>
          </w:p>
        </w:tc>
      </w:tr>
      <w:tr w:rsidR="00B74928" w14:paraId="37BCD30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7ACB" w14:textId="5838B717" w:rsidR="00B74928" w:rsidRDefault="00B74928">
            <w:pPr>
              <w:widowControl w:val="0"/>
              <w:spacing w:line="360" w:lineRule="auto"/>
              <w:ind w:left="3" w:hanging="3"/>
              <w:rPr>
                <w:sz w:val="26"/>
                <w:szCs w:val="26"/>
              </w:rPr>
              <w:pPrChange w:id="1118" w:author="Tuan Tran" w:date="2020-06-11T10:10:00Z">
                <w:pPr>
                  <w:widowControl w:val="0"/>
                  <w:ind w:left="3" w:hanging="3"/>
                </w:pPr>
              </w:pPrChange>
            </w:pPr>
            <w:r w:rsidRPr="00C1286B">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BA48" w14:textId="2CF8A7F6" w:rsidR="00B74928" w:rsidRDefault="00B74928">
            <w:pPr>
              <w:widowControl w:val="0"/>
              <w:spacing w:line="360" w:lineRule="auto"/>
              <w:ind w:left="3" w:hanging="3"/>
              <w:rPr>
                <w:sz w:val="26"/>
                <w:szCs w:val="26"/>
              </w:rPr>
              <w:pPrChange w:id="1119"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0B48" w14:textId="356AC696" w:rsidR="00B74928" w:rsidRDefault="00B74928">
            <w:pPr>
              <w:widowControl w:val="0"/>
              <w:spacing w:line="360" w:lineRule="auto"/>
              <w:ind w:left="3" w:hanging="3"/>
              <w:rPr>
                <w:b/>
                <w:sz w:val="26"/>
                <w:szCs w:val="26"/>
              </w:rPr>
              <w:pPrChange w:id="1120" w:author="Tuan Tran" w:date="2020-06-11T10:10:00Z">
                <w:pPr>
                  <w:widowControl w:val="0"/>
                  <w:ind w:left="3" w:hanging="3"/>
                </w:pPr>
              </w:pPrChange>
            </w:pPr>
            <w:r w:rsidRPr="006C37EE">
              <w:rPr>
                <w:sz w:val="26"/>
                <w:szCs w:val="26"/>
              </w:rPr>
              <w:t>Khóa ngoại</w:t>
            </w:r>
          </w:p>
        </w:tc>
      </w:tr>
    </w:tbl>
    <w:p w14:paraId="5E739854" w14:textId="77777777" w:rsidR="003052CD" w:rsidRDefault="003052CD">
      <w:pPr>
        <w:spacing w:line="360" w:lineRule="auto"/>
        <w:ind w:left="3" w:hanging="3"/>
        <w:rPr>
          <w:b/>
          <w:position w:val="-1"/>
          <w:sz w:val="26"/>
          <w:szCs w:val="26"/>
        </w:rPr>
      </w:pPr>
    </w:p>
    <w:p w14:paraId="13A7BCAA" w14:textId="328772E1" w:rsidR="003052CD" w:rsidRDefault="003052CD">
      <w:pPr>
        <w:pStyle w:val="Heading3"/>
      </w:pPr>
      <w:bookmarkStart w:id="1121" w:name="_Toc42726725"/>
      <w:bookmarkStart w:id="1122" w:name="_Toc42726808"/>
      <w:r>
        <w:t xml:space="preserve">Thông tin về bảng </w:t>
      </w:r>
      <w:r w:rsidR="00222056" w:rsidRPr="00222056">
        <w:rPr>
          <w:b/>
        </w:rPr>
        <w:t>TracNghiem_DapAn</w:t>
      </w:r>
      <w:bookmarkEnd w:id="1121"/>
      <w:bookmarkEnd w:id="112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6155AFD" w14:textId="77777777" w:rsidTr="00DF738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FD79AF" w14:textId="77777777" w:rsidR="003052CD" w:rsidRDefault="003052CD">
            <w:pPr>
              <w:widowControl w:val="0"/>
              <w:spacing w:line="360" w:lineRule="auto"/>
              <w:ind w:left="3" w:hanging="3"/>
              <w:rPr>
                <w:b/>
                <w:sz w:val="26"/>
                <w:szCs w:val="26"/>
              </w:rPr>
              <w:pPrChange w:id="1123"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3203B2" w14:textId="77777777" w:rsidR="003052CD" w:rsidRDefault="003052CD">
            <w:pPr>
              <w:widowControl w:val="0"/>
              <w:spacing w:line="360" w:lineRule="auto"/>
              <w:ind w:left="3" w:hanging="3"/>
              <w:rPr>
                <w:b/>
                <w:sz w:val="26"/>
                <w:szCs w:val="26"/>
              </w:rPr>
              <w:pPrChange w:id="1124"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C48454" w14:textId="77777777" w:rsidR="003052CD" w:rsidRDefault="003052CD">
            <w:pPr>
              <w:widowControl w:val="0"/>
              <w:spacing w:line="360" w:lineRule="auto"/>
              <w:ind w:left="3" w:hanging="3"/>
              <w:rPr>
                <w:b/>
                <w:sz w:val="26"/>
                <w:szCs w:val="26"/>
              </w:rPr>
              <w:pPrChange w:id="1125" w:author="Tuan Tran" w:date="2020-06-11T10:10:00Z">
                <w:pPr>
                  <w:widowControl w:val="0"/>
                  <w:ind w:left="3" w:hanging="3"/>
                </w:pPr>
              </w:pPrChange>
            </w:pPr>
            <w:r>
              <w:rPr>
                <w:b/>
                <w:sz w:val="26"/>
                <w:szCs w:val="26"/>
              </w:rPr>
              <w:t>Ghi chú</w:t>
            </w:r>
          </w:p>
        </w:tc>
      </w:tr>
      <w:tr w:rsidR="003052CD" w14:paraId="1782B0DE"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78E5" w14:textId="006C0C28" w:rsidR="003052CD" w:rsidRDefault="00D40253">
            <w:pPr>
              <w:widowControl w:val="0"/>
              <w:spacing w:line="360" w:lineRule="auto"/>
              <w:ind w:left="3" w:hanging="3"/>
              <w:rPr>
                <w:sz w:val="26"/>
                <w:szCs w:val="26"/>
              </w:rPr>
              <w:pPrChange w:id="1126" w:author="Tuan Tran" w:date="2020-06-11T10:10:00Z">
                <w:pPr>
                  <w:widowControl w:val="0"/>
                  <w:ind w:left="3" w:hanging="3"/>
                </w:pPr>
              </w:pPrChange>
            </w:pPr>
            <w:r w:rsidRPr="00D40253">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D2FE" w14:textId="77777777" w:rsidR="003052CD" w:rsidRDefault="003052CD">
            <w:pPr>
              <w:widowControl w:val="0"/>
              <w:spacing w:line="360" w:lineRule="auto"/>
              <w:ind w:left="3" w:hanging="3"/>
              <w:rPr>
                <w:sz w:val="26"/>
                <w:szCs w:val="26"/>
              </w:rPr>
              <w:pPrChange w:id="112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2008" w14:textId="77777777" w:rsidR="003052CD" w:rsidRDefault="003052CD">
            <w:pPr>
              <w:widowControl w:val="0"/>
              <w:spacing w:line="360" w:lineRule="auto"/>
              <w:ind w:left="3" w:hanging="3"/>
              <w:rPr>
                <w:sz w:val="26"/>
                <w:szCs w:val="26"/>
              </w:rPr>
              <w:pPrChange w:id="1128" w:author="Tuan Tran" w:date="2020-06-11T10:10:00Z">
                <w:pPr>
                  <w:widowControl w:val="0"/>
                  <w:ind w:left="3" w:hanging="3"/>
                </w:pPr>
              </w:pPrChange>
            </w:pPr>
            <w:r>
              <w:rPr>
                <w:sz w:val="26"/>
                <w:szCs w:val="26"/>
              </w:rPr>
              <w:t>Khóa chính</w:t>
            </w:r>
          </w:p>
        </w:tc>
      </w:tr>
      <w:tr w:rsidR="003052CD" w14:paraId="317274E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5F3" w14:textId="58989A8D" w:rsidR="003052CD" w:rsidRDefault="00D40253">
            <w:pPr>
              <w:widowControl w:val="0"/>
              <w:spacing w:line="360" w:lineRule="auto"/>
              <w:ind w:left="3" w:hanging="3"/>
              <w:rPr>
                <w:sz w:val="26"/>
                <w:szCs w:val="26"/>
              </w:rPr>
              <w:pPrChange w:id="1129" w:author="Tuan Tran" w:date="2020-06-11T10:10:00Z">
                <w:pPr>
                  <w:widowControl w:val="0"/>
                  <w:ind w:left="3" w:hanging="3"/>
                </w:pPr>
              </w:pPrChange>
            </w:pPr>
            <w:r w:rsidRPr="00D40253">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F1D4" w14:textId="33A00542" w:rsidR="003052CD" w:rsidRDefault="00AA1957">
            <w:pPr>
              <w:widowControl w:val="0"/>
              <w:spacing w:line="360" w:lineRule="auto"/>
              <w:ind w:left="3" w:hanging="3"/>
              <w:rPr>
                <w:sz w:val="26"/>
                <w:szCs w:val="26"/>
              </w:rPr>
              <w:pPrChange w:id="1130"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0E7B" w14:textId="77777777" w:rsidR="003052CD" w:rsidRDefault="003052CD">
            <w:pPr>
              <w:widowControl w:val="0"/>
              <w:spacing w:line="360" w:lineRule="auto"/>
              <w:ind w:left="3" w:hanging="3"/>
              <w:rPr>
                <w:sz w:val="26"/>
                <w:szCs w:val="26"/>
              </w:rPr>
              <w:pPrChange w:id="1131" w:author="Tuan Tran" w:date="2020-06-11T10:10:00Z">
                <w:pPr>
                  <w:widowControl w:val="0"/>
                  <w:ind w:left="3" w:hanging="3"/>
                </w:pPr>
              </w:pPrChange>
            </w:pPr>
          </w:p>
        </w:tc>
      </w:tr>
      <w:tr w:rsidR="003052CD" w14:paraId="6AEF8FD4"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85D6" w14:textId="5B20C873" w:rsidR="003052CD" w:rsidRDefault="00D40253">
            <w:pPr>
              <w:widowControl w:val="0"/>
              <w:spacing w:line="360" w:lineRule="auto"/>
              <w:ind w:left="3" w:hanging="3"/>
              <w:rPr>
                <w:sz w:val="26"/>
                <w:szCs w:val="26"/>
              </w:rPr>
              <w:pPrChange w:id="1132" w:author="Tuan Tran" w:date="2020-06-11T10:10:00Z">
                <w:pPr>
                  <w:widowControl w:val="0"/>
                  <w:ind w:left="3" w:hanging="3"/>
                </w:pPr>
              </w:pPrChange>
            </w:pPr>
            <w:r w:rsidRPr="00D40253">
              <w:rPr>
                <w:sz w:val="26"/>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1F23" w14:textId="632BFAE8" w:rsidR="003052CD" w:rsidRDefault="00E748A7">
            <w:pPr>
              <w:widowControl w:val="0"/>
              <w:spacing w:line="360" w:lineRule="auto"/>
              <w:ind w:left="3" w:hanging="3"/>
              <w:rPr>
                <w:sz w:val="26"/>
                <w:szCs w:val="26"/>
              </w:rPr>
              <w:pPrChange w:id="1133" w:author="Tuan Tran" w:date="2020-06-11T10:10:00Z">
                <w:pPr>
                  <w:widowControl w:val="0"/>
                  <w:ind w:left="3" w:hanging="3"/>
                </w:pPr>
              </w:pPrChange>
            </w:pPr>
            <w:r>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44A1" w14:textId="77777777" w:rsidR="003052CD" w:rsidRDefault="003052CD">
            <w:pPr>
              <w:widowControl w:val="0"/>
              <w:spacing w:line="360" w:lineRule="auto"/>
              <w:ind w:left="3" w:hanging="3"/>
              <w:rPr>
                <w:b/>
                <w:sz w:val="26"/>
                <w:szCs w:val="26"/>
              </w:rPr>
              <w:pPrChange w:id="1134" w:author="Tuan Tran" w:date="2020-06-11T10:10:00Z">
                <w:pPr>
                  <w:widowControl w:val="0"/>
                  <w:ind w:left="3" w:hanging="3"/>
                </w:pPr>
              </w:pPrChange>
            </w:pPr>
          </w:p>
        </w:tc>
      </w:tr>
      <w:tr w:rsidR="00C64245" w14:paraId="16356FF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2D4" w14:textId="1222FCED" w:rsidR="00C64245" w:rsidRDefault="00C64245">
            <w:pPr>
              <w:widowControl w:val="0"/>
              <w:spacing w:line="360" w:lineRule="auto"/>
              <w:ind w:left="3" w:hanging="3"/>
              <w:rPr>
                <w:sz w:val="26"/>
                <w:szCs w:val="26"/>
              </w:rPr>
              <w:pPrChange w:id="1135" w:author="Tuan Tran" w:date="2020-06-11T10:10:00Z">
                <w:pPr>
                  <w:widowControl w:val="0"/>
                  <w:ind w:left="3" w:hanging="3"/>
                </w:pPr>
              </w:pPrChange>
            </w:pPr>
            <w:r w:rsidRPr="00D40253">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1767" w14:textId="77777777" w:rsidR="00C64245" w:rsidRDefault="00C64245">
            <w:pPr>
              <w:widowControl w:val="0"/>
              <w:spacing w:line="360" w:lineRule="auto"/>
              <w:ind w:left="3" w:hanging="3"/>
              <w:rPr>
                <w:sz w:val="26"/>
                <w:szCs w:val="26"/>
              </w:rPr>
              <w:pPrChange w:id="113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A097" w14:textId="7851CB1E" w:rsidR="00C64245" w:rsidRDefault="00C64245">
            <w:pPr>
              <w:widowControl w:val="0"/>
              <w:spacing w:line="360" w:lineRule="auto"/>
              <w:ind w:left="3" w:hanging="3"/>
              <w:rPr>
                <w:b/>
                <w:sz w:val="26"/>
                <w:szCs w:val="26"/>
              </w:rPr>
              <w:pPrChange w:id="1137" w:author="Tuan Tran" w:date="2020-06-11T10:10:00Z">
                <w:pPr>
                  <w:widowControl w:val="0"/>
                  <w:ind w:left="3" w:hanging="3"/>
                </w:pPr>
              </w:pPrChange>
            </w:pPr>
            <w:r w:rsidRPr="006C37EE">
              <w:rPr>
                <w:sz w:val="26"/>
                <w:szCs w:val="26"/>
              </w:rPr>
              <w:t>Khóa ngoại</w:t>
            </w:r>
          </w:p>
        </w:tc>
      </w:tr>
    </w:tbl>
    <w:p w14:paraId="48A01A0A" w14:textId="77777777" w:rsidR="003052CD" w:rsidRDefault="003052CD">
      <w:pPr>
        <w:spacing w:line="360" w:lineRule="auto"/>
        <w:ind w:left="3" w:hanging="3"/>
        <w:rPr>
          <w:position w:val="-1"/>
          <w:sz w:val="26"/>
          <w:szCs w:val="26"/>
        </w:rPr>
      </w:pPr>
    </w:p>
    <w:p w14:paraId="4113CA7F" w14:textId="010F1E02" w:rsidR="003052CD" w:rsidRDefault="003052CD">
      <w:pPr>
        <w:pStyle w:val="Heading3"/>
      </w:pPr>
      <w:bookmarkStart w:id="1138" w:name="_Toc42726726"/>
      <w:bookmarkStart w:id="1139" w:name="_Toc42726809"/>
      <w:r>
        <w:t xml:space="preserve">Thông tin về bảng </w:t>
      </w:r>
      <w:r w:rsidR="00947BBF" w:rsidRPr="00947BBF">
        <w:t>SinhVien_BaiLam_TracNghiem</w:t>
      </w:r>
      <w:bookmarkEnd w:id="1138"/>
      <w:bookmarkEnd w:id="1139"/>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5D02BAF" w14:textId="77777777" w:rsidTr="002703D5">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C5450" w14:textId="77777777" w:rsidR="003052CD" w:rsidRDefault="003052CD">
            <w:pPr>
              <w:widowControl w:val="0"/>
              <w:spacing w:line="360" w:lineRule="auto"/>
              <w:ind w:left="3" w:hanging="3"/>
              <w:rPr>
                <w:b/>
                <w:sz w:val="26"/>
                <w:szCs w:val="26"/>
              </w:rPr>
              <w:pPrChange w:id="1140"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4B434D" w14:textId="77777777" w:rsidR="003052CD" w:rsidRDefault="003052CD">
            <w:pPr>
              <w:widowControl w:val="0"/>
              <w:spacing w:line="360" w:lineRule="auto"/>
              <w:ind w:left="3" w:hanging="3"/>
              <w:rPr>
                <w:b/>
                <w:sz w:val="26"/>
                <w:szCs w:val="26"/>
              </w:rPr>
              <w:pPrChange w:id="1141"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61AA54" w14:textId="77777777" w:rsidR="003052CD" w:rsidRDefault="003052CD">
            <w:pPr>
              <w:widowControl w:val="0"/>
              <w:spacing w:line="360" w:lineRule="auto"/>
              <w:ind w:left="3" w:hanging="3"/>
              <w:rPr>
                <w:b/>
                <w:sz w:val="26"/>
                <w:szCs w:val="26"/>
              </w:rPr>
              <w:pPrChange w:id="1142" w:author="Tuan Tran" w:date="2020-06-11T10:10:00Z">
                <w:pPr>
                  <w:widowControl w:val="0"/>
                  <w:ind w:left="3" w:hanging="3"/>
                </w:pPr>
              </w:pPrChange>
            </w:pPr>
            <w:r>
              <w:rPr>
                <w:b/>
                <w:sz w:val="26"/>
                <w:szCs w:val="26"/>
              </w:rPr>
              <w:t>Ghi chú</w:t>
            </w:r>
          </w:p>
        </w:tc>
      </w:tr>
      <w:tr w:rsidR="003052CD" w14:paraId="3685283A"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8CA3D" w14:textId="388784BD" w:rsidR="003052CD" w:rsidRDefault="002703D5">
            <w:pPr>
              <w:widowControl w:val="0"/>
              <w:spacing w:line="360" w:lineRule="auto"/>
              <w:ind w:left="3" w:hanging="3"/>
              <w:rPr>
                <w:sz w:val="26"/>
                <w:szCs w:val="26"/>
              </w:rPr>
              <w:pPrChange w:id="1143" w:author="Tuan Tran" w:date="2020-06-11T10:10:00Z">
                <w:pPr>
                  <w:widowControl w:val="0"/>
                  <w:ind w:left="3" w:hanging="3"/>
                </w:pPr>
              </w:pPrChange>
            </w:pPr>
            <w:r w:rsidRPr="002703D5">
              <w:rPr>
                <w:sz w:val="26"/>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750D" w14:textId="77777777" w:rsidR="003052CD" w:rsidRDefault="003052CD">
            <w:pPr>
              <w:widowControl w:val="0"/>
              <w:spacing w:line="360" w:lineRule="auto"/>
              <w:ind w:left="3" w:hanging="3"/>
              <w:rPr>
                <w:sz w:val="26"/>
                <w:szCs w:val="26"/>
              </w:rPr>
              <w:pPrChange w:id="1144"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6D55" w14:textId="77777777" w:rsidR="003052CD" w:rsidRDefault="003052CD">
            <w:pPr>
              <w:widowControl w:val="0"/>
              <w:spacing w:line="360" w:lineRule="auto"/>
              <w:ind w:left="3" w:hanging="3"/>
              <w:rPr>
                <w:sz w:val="26"/>
                <w:szCs w:val="26"/>
              </w:rPr>
              <w:pPrChange w:id="1145" w:author="Tuan Tran" w:date="2020-06-11T10:10:00Z">
                <w:pPr>
                  <w:widowControl w:val="0"/>
                  <w:ind w:left="3" w:hanging="3"/>
                </w:pPr>
              </w:pPrChange>
            </w:pPr>
            <w:r>
              <w:rPr>
                <w:sz w:val="26"/>
                <w:szCs w:val="26"/>
              </w:rPr>
              <w:t>Khóa chính</w:t>
            </w:r>
          </w:p>
        </w:tc>
      </w:tr>
      <w:tr w:rsidR="002703D5" w14:paraId="356F2B05"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473" w14:textId="516B15EF" w:rsidR="002703D5" w:rsidRDefault="002703D5">
            <w:pPr>
              <w:widowControl w:val="0"/>
              <w:spacing w:line="360" w:lineRule="auto"/>
              <w:ind w:left="3" w:hanging="3"/>
              <w:rPr>
                <w:sz w:val="26"/>
                <w:szCs w:val="26"/>
              </w:rPr>
              <w:pPrChange w:id="1146" w:author="Tuan Tran" w:date="2020-06-11T10:10:00Z">
                <w:pPr>
                  <w:widowControl w:val="0"/>
                  <w:ind w:left="3" w:hanging="3"/>
                </w:pPr>
              </w:pPrChange>
            </w:pPr>
            <w:r w:rsidRPr="002703D5">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7F47" w14:textId="68EC3F37" w:rsidR="002703D5" w:rsidRDefault="002703D5">
            <w:pPr>
              <w:widowControl w:val="0"/>
              <w:spacing w:line="360" w:lineRule="auto"/>
              <w:ind w:left="3" w:hanging="3"/>
              <w:rPr>
                <w:sz w:val="26"/>
                <w:szCs w:val="26"/>
              </w:rPr>
              <w:pPrChange w:id="114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95EB" w14:textId="0F972973" w:rsidR="002703D5" w:rsidRDefault="002703D5">
            <w:pPr>
              <w:widowControl w:val="0"/>
              <w:spacing w:line="360" w:lineRule="auto"/>
              <w:ind w:left="3" w:hanging="3"/>
              <w:rPr>
                <w:sz w:val="26"/>
                <w:szCs w:val="26"/>
              </w:rPr>
              <w:pPrChange w:id="1148" w:author="Tuan Tran" w:date="2020-06-11T10:10:00Z">
                <w:pPr>
                  <w:widowControl w:val="0"/>
                  <w:ind w:left="3" w:hanging="3"/>
                </w:pPr>
              </w:pPrChange>
            </w:pPr>
            <w:r w:rsidRPr="006C37EE">
              <w:rPr>
                <w:sz w:val="26"/>
                <w:szCs w:val="26"/>
              </w:rPr>
              <w:t>Khóa ngoại</w:t>
            </w:r>
          </w:p>
        </w:tc>
      </w:tr>
      <w:tr w:rsidR="002703D5" w14:paraId="72BF435B"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1FB5" w14:textId="19B03C35" w:rsidR="002703D5" w:rsidRDefault="002703D5">
            <w:pPr>
              <w:widowControl w:val="0"/>
              <w:spacing w:line="360" w:lineRule="auto"/>
              <w:ind w:left="3" w:hanging="3"/>
              <w:rPr>
                <w:sz w:val="26"/>
                <w:szCs w:val="26"/>
              </w:rPr>
              <w:pPrChange w:id="1149" w:author="Tuan Tran" w:date="2020-06-11T10:10:00Z">
                <w:pPr>
                  <w:widowControl w:val="0"/>
                  <w:ind w:left="3" w:hanging="3"/>
                </w:pPr>
              </w:pPrChange>
            </w:pPr>
            <w:r w:rsidRPr="002703D5">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21C6" w14:textId="638A5611" w:rsidR="002703D5" w:rsidRDefault="002703D5">
            <w:pPr>
              <w:widowControl w:val="0"/>
              <w:spacing w:line="360" w:lineRule="auto"/>
              <w:ind w:left="3" w:hanging="3"/>
              <w:rPr>
                <w:sz w:val="26"/>
                <w:szCs w:val="26"/>
              </w:rPr>
              <w:pPrChange w:id="1150"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5330" w14:textId="4FF0437F" w:rsidR="002703D5" w:rsidRDefault="002703D5">
            <w:pPr>
              <w:widowControl w:val="0"/>
              <w:spacing w:line="360" w:lineRule="auto"/>
              <w:ind w:left="3" w:hanging="3"/>
              <w:rPr>
                <w:b/>
                <w:sz w:val="26"/>
                <w:szCs w:val="26"/>
              </w:rPr>
              <w:pPrChange w:id="1151" w:author="Tuan Tran" w:date="2020-06-11T10:10:00Z">
                <w:pPr>
                  <w:widowControl w:val="0"/>
                  <w:ind w:left="3" w:hanging="3"/>
                </w:pPr>
              </w:pPrChange>
            </w:pPr>
            <w:r w:rsidRPr="006C37EE">
              <w:rPr>
                <w:sz w:val="26"/>
                <w:szCs w:val="26"/>
              </w:rPr>
              <w:t>Khóa ngoại</w:t>
            </w:r>
          </w:p>
        </w:tc>
      </w:tr>
      <w:tr w:rsidR="002703D5" w14:paraId="6F7978D3"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C8F8" w14:textId="14CAE95E" w:rsidR="002703D5" w:rsidRPr="002703D5" w:rsidRDefault="002703D5">
            <w:pPr>
              <w:widowControl w:val="0"/>
              <w:spacing w:line="360" w:lineRule="auto"/>
              <w:ind w:left="3" w:hanging="3"/>
              <w:rPr>
                <w:sz w:val="26"/>
                <w:szCs w:val="26"/>
              </w:rPr>
              <w:pPrChange w:id="1152" w:author="Tuan Tran" w:date="2020-06-11T10:10:00Z">
                <w:pPr>
                  <w:widowControl w:val="0"/>
                  <w:ind w:left="3" w:hanging="3"/>
                </w:pPr>
              </w:pPrChange>
            </w:pPr>
            <w:r w:rsidRPr="005F4151">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9E11" w14:textId="41B1791A" w:rsidR="002703D5" w:rsidRDefault="002703D5">
            <w:pPr>
              <w:widowControl w:val="0"/>
              <w:spacing w:line="360" w:lineRule="auto"/>
              <w:ind w:left="3" w:hanging="3"/>
              <w:rPr>
                <w:sz w:val="26"/>
                <w:szCs w:val="26"/>
              </w:rPr>
              <w:pPrChange w:id="1153"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CF96B" w14:textId="797F7A40" w:rsidR="002703D5" w:rsidRDefault="002703D5">
            <w:pPr>
              <w:widowControl w:val="0"/>
              <w:spacing w:line="360" w:lineRule="auto"/>
              <w:ind w:left="3" w:hanging="3"/>
              <w:rPr>
                <w:b/>
                <w:sz w:val="26"/>
                <w:szCs w:val="26"/>
              </w:rPr>
              <w:pPrChange w:id="1154" w:author="Tuan Tran" w:date="2020-06-11T10:10:00Z">
                <w:pPr>
                  <w:widowControl w:val="0"/>
                  <w:ind w:left="3" w:hanging="3"/>
                </w:pPr>
              </w:pPrChange>
            </w:pPr>
            <w:r w:rsidRPr="006C37EE">
              <w:rPr>
                <w:sz w:val="26"/>
                <w:szCs w:val="26"/>
              </w:rPr>
              <w:t>Khóa ngoại</w:t>
            </w:r>
          </w:p>
        </w:tc>
      </w:tr>
    </w:tbl>
    <w:p w14:paraId="2E88020E" w14:textId="77777777" w:rsidR="003052CD" w:rsidRDefault="003052CD">
      <w:pPr>
        <w:spacing w:line="360" w:lineRule="auto"/>
        <w:ind w:left="3" w:hanging="3"/>
        <w:rPr>
          <w:position w:val="-1"/>
          <w:sz w:val="26"/>
          <w:szCs w:val="26"/>
        </w:rPr>
      </w:pPr>
    </w:p>
    <w:p w14:paraId="32C3A0A3" w14:textId="2E59C5F1" w:rsidR="003052CD" w:rsidRDefault="003052CD">
      <w:pPr>
        <w:pStyle w:val="Heading3"/>
      </w:pPr>
      <w:bookmarkStart w:id="1155" w:name="_Toc42726727"/>
      <w:bookmarkStart w:id="1156" w:name="_Toc42726810"/>
      <w:r>
        <w:t xml:space="preserve">Thông tin về bảng </w:t>
      </w:r>
      <w:r w:rsidR="00DC5998">
        <w:rPr>
          <w:b/>
        </w:rPr>
        <w:t>TuLuan</w:t>
      </w:r>
      <w:bookmarkEnd w:id="1155"/>
      <w:bookmarkEnd w:id="1156"/>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59BDDEAB" w14:textId="77777777" w:rsidTr="004B78E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F666FB" w14:textId="77777777" w:rsidR="003052CD" w:rsidRDefault="003052CD">
            <w:pPr>
              <w:widowControl w:val="0"/>
              <w:spacing w:line="360" w:lineRule="auto"/>
              <w:ind w:left="3" w:hanging="3"/>
              <w:rPr>
                <w:b/>
                <w:sz w:val="26"/>
                <w:szCs w:val="26"/>
              </w:rPr>
              <w:pPrChange w:id="1157"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975E4" w14:textId="77777777" w:rsidR="003052CD" w:rsidRDefault="003052CD">
            <w:pPr>
              <w:widowControl w:val="0"/>
              <w:spacing w:line="360" w:lineRule="auto"/>
              <w:ind w:left="3" w:hanging="3"/>
              <w:rPr>
                <w:b/>
                <w:sz w:val="26"/>
                <w:szCs w:val="26"/>
              </w:rPr>
              <w:pPrChange w:id="1158"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8C62FA" w14:textId="77777777" w:rsidR="003052CD" w:rsidRDefault="003052CD">
            <w:pPr>
              <w:widowControl w:val="0"/>
              <w:spacing w:line="360" w:lineRule="auto"/>
              <w:ind w:left="3" w:hanging="3"/>
              <w:rPr>
                <w:b/>
                <w:sz w:val="26"/>
                <w:szCs w:val="26"/>
              </w:rPr>
              <w:pPrChange w:id="1159" w:author="Tuan Tran" w:date="2020-06-11T10:10:00Z">
                <w:pPr>
                  <w:widowControl w:val="0"/>
                  <w:ind w:left="3" w:hanging="3"/>
                </w:pPr>
              </w:pPrChange>
            </w:pPr>
            <w:r>
              <w:rPr>
                <w:b/>
                <w:sz w:val="26"/>
                <w:szCs w:val="26"/>
              </w:rPr>
              <w:t>Ghi chú</w:t>
            </w:r>
          </w:p>
        </w:tc>
      </w:tr>
      <w:tr w:rsidR="003052CD" w14:paraId="2AE446A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3BC2" w14:textId="5D45A729" w:rsidR="003052CD" w:rsidRDefault="00A66E6B">
            <w:pPr>
              <w:widowControl w:val="0"/>
              <w:spacing w:line="360" w:lineRule="auto"/>
              <w:ind w:left="3" w:hanging="3"/>
              <w:rPr>
                <w:sz w:val="26"/>
                <w:szCs w:val="26"/>
              </w:rPr>
              <w:pPrChange w:id="1160" w:author="Tuan Tran" w:date="2020-06-11T10:10:00Z">
                <w:pPr>
                  <w:widowControl w:val="0"/>
                  <w:ind w:left="3" w:hanging="3"/>
                </w:pPr>
              </w:pPrChange>
            </w:pPr>
            <w:r w:rsidRPr="00A66E6B">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620E" w14:textId="77777777" w:rsidR="003052CD" w:rsidRDefault="003052CD">
            <w:pPr>
              <w:widowControl w:val="0"/>
              <w:spacing w:line="360" w:lineRule="auto"/>
              <w:ind w:left="3" w:hanging="3"/>
              <w:rPr>
                <w:sz w:val="26"/>
                <w:szCs w:val="26"/>
              </w:rPr>
              <w:pPrChange w:id="1161"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875" w14:textId="77777777" w:rsidR="003052CD" w:rsidRDefault="003052CD">
            <w:pPr>
              <w:widowControl w:val="0"/>
              <w:spacing w:line="360" w:lineRule="auto"/>
              <w:ind w:left="3" w:hanging="3"/>
              <w:rPr>
                <w:sz w:val="26"/>
                <w:szCs w:val="26"/>
              </w:rPr>
              <w:pPrChange w:id="1162" w:author="Tuan Tran" w:date="2020-06-11T10:10:00Z">
                <w:pPr>
                  <w:widowControl w:val="0"/>
                  <w:ind w:left="3" w:hanging="3"/>
                </w:pPr>
              </w:pPrChange>
            </w:pPr>
            <w:r>
              <w:rPr>
                <w:sz w:val="26"/>
                <w:szCs w:val="26"/>
              </w:rPr>
              <w:t>Khóa chính</w:t>
            </w:r>
          </w:p>
        </w:tc>
      </w:tr>
      <w:tr w:rsidR="003052CD" w14:paraId="6E2B510E"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E6F" w14:textId="7D61EAB8" w:rsidR="003052CD" w:rsidRDefault="00A66E6B">
            <w:pPr>
              <w:widowControl w:val="0"/>
              <w:spacing w:line="360" w:lineRule="auto"/>
              <w:ind w:left="3" w:hanging="3"/>
              <w:rPr>
                <w:sz w:val="26"/>
                <w:szCs w:val="26"/>
              </w:rPr>
              <w:pPrChange w:id="1163" w:author="Tuan Tran" w:date="2020-06-11T10:10:00Z">
                <w:pPr>
                  <w:widowControl w:val="0"/>
                  <w:ind w:left="3" w:hanging="3"/>
                </w:pPr>
              </w:pPrChange>
            </w:pPr>
            <w:r w:rsidRPr="00A66E6B">
              <w:rPr>
                <w:sz w:val="26"/>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2A09" w14:textId="5D4CA491" w:rsidR="003052CD" w:rsidRDefault="003052CD">
            <w:pPr>
              <w:widowControl w:val="0"/>
              <w:spacing w:line="360" w:lineRule="auto"/>
              <w:ind w:left="3" w:hanging="3"/>
              <w:rPr>
                <w:sz w:val="26"/>
                <w:szCs w:val="26"/>
              </w:rPr>
              <w:pPrChange w:id="1164" w:author="Tuan Tran" w:date="2020-06-11T10:10:00Z">
                <w:pPr>
                  <w:widowControl w:val="0"/>
                  <w:ind w:left="3" w:hanging="3"/>
                </w:pPr>
              </w:pPrChange>
            </w:pPr>
            <w:r>
              <w:rPr>
                <w:sz w:val="26"/>
                <w:szCs w:val="26"/>
              </w:rPr>
              <w:t>nvarchar[</w:t>
            </w:r>
            <w:r w:rsidR="00900FAA">
              <w:rPr>
                <w:sz w:val="26"/>
                <w:szCs w:val="26"/>
              </w:rPr>
              <w:t>30</w:t>
            </w:r>
            <w:r>
              <w:rPr>
                <w:sz w:val="26"/>
                <w:szCs w:val="26"/>
              </w:rPr>
              <w:t>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28092" w14:textId="77777777" w:rsidR="003052CD" w:rsidRDefault="003052CD">
            <w:pPr>
              <w:widowControl w:val="0"/>
              <w:spacing w:line="360" w:lineRule="auto"/>
              <w:ind w:left="3" w:hanging="3"/>
              <w:rPr>
                <w:sz w:val="26"/>
                <w:szCs w:val="26"/>
              </w:rPr>
              <w:pPrChange w:id="1165" w:author="Tuan Tran" w:date="2020-06-11T10:10:00Z">
                <w:pPr>
                  <w:widowControl w:val="0"/>
                  <w:ind w:left="3" w:hanging="3"/>
                </w:pPr>
              </w:pPrChange>
            </w:pPr>
          </w:p>
        </w:tc>
      </w:tr>
      <w:tr w:rsidR="00A66E6B" w14:paraId="54CF6789"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52764" w14:textId="5DEBAD47" w:rsidR="00A66E6B" w:rsidRPr="00A66E6B" w:rsidRDefault="00A66E6B">
            <w:pPr>
              <w:widowControl w:val="0"/>
              <w:spacing w:line="360" w:lineRule="auto"/>
              <w:ind w:left="3" w:hanging="3"/>
              <w:rPr>
                <w:sz w:val="26"/>
                <w:szCs w:val="26"/>
              </w:rPr>
              <w:pPrChange w:id="1166" w:author="Tuan Tran" w:date="2020-06-11T10:10:00Z">
                <w:pPr>
                  <w:widowControl w:val="0"/>
                  <w:ind w:left="3" w:hanging="3"/>
                </w:pPr>
              </w:pPrChange>
            </w:pPr>
            <w:r w:rsidRPr="00A66E6B">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F854" w14:textId="6FA22192" w:rsidR="00A66E6B" w:rsidRDefault="00AA3EFD">
            <w:pPr>
              <w:widowControl w:val="0"/>
              <w:spacing w:line="360" w:lineRule="auto"/>
              <w:ind w:left="3" w:hanging="3"/>
              <w:rPr>
                <w:sz w:val="26"/>
                <w:szCs w:val="26"/>
              </w:rPr>
              <w:pPrChange w:id="1167" w:author="Tuan Tran" w:date="2020-06-11T10:10:00Z">
                <w:pPr>
                  <w:widowControl w:val="0"/>
                  <w:ind w:left="3" w:hanging="3"/>
                </w:pPr>
              </w:pPrChange>
            </w:pPr>
            <w:r>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6F8E" w14:textId="77777777" w:rsidR="00A66E6B" w:rsidRDefault="00A66E6B">
            <w:pPr>
              <w:widowControl w:val="0"/>
              <w:spacing w:line="360" w:lineRule="auto"/>
              <w:ind w:left="3" w:hanging="3"/>
              <w:rPr>
                <w:sz w:val="26"/>
                <w:szCs w:val="26"/>
              </w:rPr>
              <w:pPrChange w:id="1168" w:author="Tuan Tran" w:date="2020-06-11T10:10:00Z">
                <w:pPr>
                  <w:widowControl w:val="0"/>
                  <w:ind w:left="3" w:hanging="3"/>
                </w:pPr>
              </w:pPrChange>
            </w:pPr>
          </w:p>
        </w:tc>
      </w:tr>
      <w:tr w:rsidR="00A66E6B" w14:paraId="07AE6A0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41AB" w14:textId="715BA189" w:rsidR="00A66E6B" w:rsidRPr="00A66E6B" w:rsidRDefault="00A66E6B">
            <w:pPr>
              <w:widowControl w:val="0"/>
              <w:spacing w:line="360" w:lineRule="auto"/>
              <w:ind w:left="3" w:hanging="3"/>
              <w:rPr>
                <w:sz w:val="26"/>
                <w:szCs w:val="26"/>
              </w:rPr>
              <w:pPrChange w:id="1169" w:author="Tuan Tran" w:date="2020-06-11T10:10:00Z">
                <w:pPr>
                  <w:widowControl w:val="0"/>
                  <w:ind w:left="3" w:hanging="3"/>
                </w:pPr>
              </w:pPrChange>
            </w:pPr>
            <w:r w:rsidRPr="00A66E6B">
              <w:rPr>
                <w:sz w:val="26"/>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DF09A" w14:textId="4FAEF55E" w:rsidR="00A66E6B" w:rsidRDefault="006F1983">
            <w:pPr>
              <w:widowControl w:val="0"/>
              <w:spacing w:line="360" w:lineRule="auto"/>
              <w:ind w:left="3" w:hanging="3"/>
              <w:rPr>
                <w:sz w:val="26"/>
                <w:szCs w:val="26"/>
              </w:rPr>
              <w:pPrChange w:id="1170"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EF40" w14:textId="77777777" w:rsidR="00A66E6B" w:rsidRDefault="00A66E6B">
            <w:pPr>
              <w:widowControl w:val="0"/>
              <w:spacing w:line="360" w:lineRule="auto"/>
              <w:ind w:left="3" w:hanging="3"/>
              <w:rPr>
                <w:sz w:val="26"/>
                <w:szCs w:val="26"/>
              </w:rPr>
              <w:pPrChange w:id="1171" w:author="Tuan Tran" w:date="2020-06-11T10:10:00Z">
                <w:pPr>
                  <w:widowControl w:val="0"/>
                  <w:ind w:left="3" w:hanging="3"/>
                </w:pPr>
              </w:pPrChange>
            </w:pPr>
          </w:p>
        </w:tc>
      </w:tr>
      <w:tr w:rsidR="00A66E6B" w14:paraId="7F0DB5D1"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409" w14:textId="431AE3EA" w:rsidR="00A66E6B" w:rsidRPr="00A66E6B" w:rsidRDefault="00A66E6B">
            <w:pPr>
              <w:widowControl w:val="0"/>
              <w:spacing w:line="360" w:lineRule="auto"/>
              <w:ind w:left="3" w:hanging="3"/>
              <w:rPr>
                <w:sz w:val="26"/>
                <w:szCs w:val="26"/>
              </w:rPr>
              <w:pPrChange w:id="1172" w:author="Tuan Tran" w:date="2020-06-11T10:10:00Z">
                <w:pPr>
                  <w:widowControl w:val="0"/>
                  <w:ind w:left="3" w:hanging="3"/>
                </w:pPr>
              </w:pPrChange>
            </w:pPr>
            <w:r w:rsidRPr="00A66E6B">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2ED97" w14:textId="7C84B7BF" w:rsidR="00A66E6B" w:rsidRDefault="008A3800">
            <w:pPr>
              <w:widowControl w:val="0"/>
              <w:spacing w:line="360" w:lineRule="auto"/>
              <w:ind w:left="3" w:hanging="3"/>
              <w:rPr>
                <w:sz w:val="26"/>
                <w:szCs w:val="26"/>
              </w:rPr>
              <w:pPrChange w:id="1173"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1AF45" w14:textId="77777777" w:rsidR="00A66E6B" w:rsidRDefault="00A66E6B">
            <w:pPr>
              <w:widowControl w:val="0"/>
              <w:spacing w:line="360" w:lineRule="auto"/>
              <w:ind w:left="3" w:hanging="3"/>
              <w:rPr>
                <w:sz w:val="26"/>
                <w:szCs w:val="26"/>
              </w:rPr>
              <w:pPrChange w:id="1174" w:author="Tuan Tran" w:date="2020-06-11T10:10:00Z">
                <w:pPr>
                  <w:widowControl w:val="0"/>
                  <w:ind w:left="3" w:hanging="3"/>
                </w:pPr>
              </w:pPrChange>
            </w:pPr>
          </w:p>
        </w:tc>
      </w:tr>
      <w:tr w:rsidR="004B78E6" w14:paraId="5DCDFF7F"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83E1" w14:textId="707AE42C" w:rsidR="004B78E6" w:rsidRPr="00A66E6B" w:rsidRDefault="004B78E6">
            <w:pPr>
              <w:widowControl w:val="0"/>
              <w:spacing w:line="360" w:lineRule="auto"/>
              <w:ind w:left="3" w:hanging="3"/>
              <w:rPr>
                <w:sz w:val="26"/>
                <w:szCs w:val="26"/>
              </w:rPr>
              <w:pPrChange w:id="1175" w:author="Tuan Tran" w:date="2020-06-11T10:10:00Z">
                <w:pPr>
                  <w:widowControl w:val="0"/>
                  <w:ind w:left="3" w:hanging="3"/>
                </w:pPr>
              </w:pPrChange>
            </w:pPr>
            <w:r w:rsidRPr="00A66E6B">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F3B89" w14:textId="52403DA4" w:rsidR="004B78E6" w:rsidRDefault="004B78E6">
            <w:pPr>
              <w:widowControl w:val="0"/>
              <w:spacing w:line="360" w:lineRule="auto"/>
              <w:ind w:left="3" w:hanging="3"/>
              <w:rPr>
                <w:sz w:val="26"/>
                <w:szCs w:val="26"/>
              </w:rPr>
              <w:pPrChange w:id="117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D242" w14:textId="30783046" w:rsidR="004B78E6" w:rsidRDefault="004B78E6">
            <w:pPr>
              <w:widowControl w:val="0"/>
              <w:spacing w:line="360" w:lineRule="auto"/>
              <w:ind w:left="3" w:hanging="3"/>
              <w:rPr>
                <w:sz w:val="26"/>
                <w:szCs w:val="26"/>
              </w:rPr>
              <w:pPrChange w:id="1177" w:author="Tuan Tran" w:date="2020-06-11T10:10:00Z">
                <w:pPr>
                  <w:widowControl w:val="0"/>
                  <w:ind w:left="3" w:hanging="3"/>
                </w:pPr>
              </w:pPrChange>
            </w:pPr>
            <w:r w:rsidRPr="006C37EE">
              <w:rPr>
                <w:sz w:val="26"/>
                <w:szCs w:val="26"/>
              </w:rPr>
              <w:t>Khóa ngoại</w:t>
            </w:r>
          </w:p>
        </w:tc>
      </w:tr>
    </w:tbl>
    <w:p w14:paraId="0ED17522" w14:textId="77777777" w:rsidR="003052CD" w:rsidRDefault="003052CD">
      <w:pPr>
        <w:spacing w:line="360" w:lineRule="auto"/>
        <w:rPr>
          <w:position w:val="-1"/>
          <w:sz w:val="26"/>
          <w:szCs w:val="26"/>
        </w:rPr>
      </w:pPr>
    </w:p>
    <w:p w14:paraId="5E2D0889" w14:textId="6E56CEBC" w:rsidR="006C5CB5" w:rsidDel="00E42FC9" w:rsidRDefault="006C5CB5">
      <w:pPr>
        <w:spacing w:after="160" w:line="360" w:lineRule="auto"/>
        <w:ind w:firstLine="567"/>
        <w:jc w:val="center"/>
        <w:rPr>
          <w:del w:id="1178" w:author="Tuan Tran" w:date="2020-06-11T11:16:00Z"/>
          <w:rFonts w:eastAsiaTheme="majorEastAsia" w:cstheme="majorBidi"/>
          <w:sz w:val="26"/>
        </w:rPr>
        <w:pPrChange w:id="1179" w:author="Tuan Tran" w:date="2020-06-11T11:16:00Z">
          <w:pPr>
            <w:spacing w:after="160" w:line="360" w:lineRule="auto"/>
            <w:ind w:firstLine="567"/>
          </w:pPr>
        </w:pPrChange>
      </w:pPr>
      <w:del w:id="1180" w:author="Tuan Tran" w:date="2020-06-11T11:16:00Z">
        <w:r w:rsidDel="00E42FC9">
          <w:br w:type="page"/>
        </w:r>
      </w:del>
    </w:p>
    <w:p w14:paraId="14875453" w14:textId="78E75822" w:rsidR="003052CD" w:rsidRDefault="003052CD">
      <w:pPr>
        <w:spacing w:after="160" w:line="360" w:lineRule="auto"/>
        <w:jc w:val="center"/>
        <w:pPrChange w:id="1181" w:author="Tuan Tran" w:date="2020-06-11T11:16:00Z">
          <w:pPr>
            <w:pStyle w:val="Heading3"/>
          </w:pPr>
        </w:pPrChange>
      </w:pPr>
      <w:bookmarkStart w:id="1182" w:name="_Toc42726728"/>
      <w:bookmarkStart w:id="1183" w:name="_Toc42726811"/>
      <w:r>
        <w:t xml:space="preserve">Thông tin về bảng </w:t>
      </w:r>
      <w:r w:rsidR="00272374" w:rsidRPr="00272374">
        <w:rPr>
          <w:b/>
        </w:rPr>
        <w:t>DS_TL_CauHoi</w:t>
      </w:r>
      <w:bookmarkEnd w:id="1182"/>
      <w:bookmarkEnd w:id="1183"/>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4E0774AD" w14:textId="77777777" w:rsidTr="00695AA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BAA5C2" w14:textId="77777777" w:rsidR="003052CD" w:rsidRDefault="003052CD">
            <w:pPr>
              <w:widowControl w:val="0"/>
              <w:spacing w:line="360" w:lineRule="auto"/>
              <w:ind w:left="3" w:hanging="3"/>
              <w:rPr>
                <w:b/>
                <w:sz w:val="26"/>
                <w:szCs w:val="26"/>
              </w:rPr>
              <w:pPrChange w:id="1184"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5C064" w14:textId="77777777" w:rsidR="003052CD" w:rsidRDefault="003052CD">
            <w:pPr>
              <w:widowControl w:val="0"/>
              <w:spacing w:line="360" w:lineRule="auto"/>
              <w:ind w:left="3" w:hanging="3"/>
              <w:rPr>
                <w:b/>
                <w:sz w:val="26"/>
                <w:szCs w:val="26"/>
              </w:rPr>
              <w:pPrChange w:id="1185"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2B004" w14:textId="77777777" w:rsidR="003052CD" w:rsidRDefault="003052CD">
            <w:pPr>
              <w:widowControl w:val="0"/>
              <w:spacing w:line="360" w:lineRule="auto"/>
              <w:ind w:left="3" w:hanging="3"/>
              <w:rPr>
                <w:b/>
                <w:sz w:val="26"/>
                <w:szCs w:val="26"/>
              </w:rPr>
              <w:pPrChange w:id="1186" w:author="Tuan Tran" w:date="2020-06-11T10:10:00Z">
                <w:pPr>
                  <w:widowControl w:val="0"/>
                  <w:ind w:left="3" w:hanging="3"/>
                </w:pPr>
              </w:pPrChange>
            </w:pPr>
            <w:r>
              <w:rPr>
                <w:b/>
                <w:sz w:val="26"/>
                <w:szCs w:val="26"/>
              </w:rPr>
              <w:t>Ghi chú</w:t>
            </w:r>
          </w:p>
        </w:tc>
      </w:tr>
      <w:tr w:rsidR="003052CD" w14:paraId="693F09BC"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E7FE" w14:textId="202FE2C7" w:rsidR="003052CD" w:rsidRDefault="00272374">
            <w:pPr>
              <w:widowControl w:val="0"/>
              <w:spacing w:line="360" w:lineRule="auto"/>
              <w:ind w:left="3" w:hanging="3"/>
              <w:rPr>
                <w:sz w:val="26"/>
                <w:szCs w:val="26"/>
              </w:rPr>
              <w:pPrChange w:id="1187" w:author="Tuan Tran" w:date="2020-06-11T10:10:00Z">
                <w:pPr>
                  <w:widowControl w:val="0"/>
                  <w:ind w:left="3" w:hanging="3"/>
                </w:pPr>
              </w:pPrChange>
            </w:pPr>
            <w:r w:rsidRPr="00272374">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B845" w14:textId="77777777" w:rsidR="003052CD" w:rsidRDefault="003052CD">
            <w:pPr>
              <w:widowControl w:val="0"/>
              <w:spacing w:line="360" w:lineRule="auto"/>
              <w:ind w:left="3" w:hanging="3"/>
              <w:rPr>
                <w:sz w:val="26"/>
                <w:szCs w:val="26"/>
              </w:rPr>
              <w:pPrChange w:id="1188"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DCFF" w14:textId="5F1CB50B" w:rsidR="003052CD" w:rsidRDefault="00695AA0">
            <w:pPr>
              <w:widowControl w:val="0"/>
              <w:spacing w:line="360" w:lineRule="auto"/>
              <w:ind w:left="3" w:hanging="3"/>
              <w:rPr>
                <w:sz w:val="26"/>
                <w:szCs w:val="26"/>
              </w:rPr>
              <w:pPrChange w:id="1189" w:author="Tuan Tran" w:date="2020-06-11T10:10:00Z">
                <w:pPr>
                  <w:widowControl w:val="0"/>
                  <w:ind w:left="3" w:hanging="3"/>
                </w:pPr>
              </w:pPrChange>
            </w:pPr>
            <w:r w:rsidRPr="006C37EE">
              <w:rPr>
                <w:sz w:val="26"/>
                <w:szCs w:val="26"/>
              </w:rPr>
              <w:t>Khóa ngoại</w:t>
            </w:r>
          </w:p>
        </w:tc>
      </w:tr>
      <w:tr w:rsidR="003052CD" w14:paraId="35CA6CB0"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6F1A" w14:textId="03CFEC97" w:rsidR="003052CD" w:rsidRDefault="00272374">
            <w:pPr>
              <w:widowControl w:val="0"/>
              <w:spacing w:line="360" w:lineRule="auto"/>
              <w:ind w:left="3" w:hanging="3"/>
              <w:rPr>
                <w:sz w:val="26"/>
                <w:szCs w:val="26"/>
              </w:rPr>
              <w:pPrChange w:id="1190" w:author="Tuan Tran" w:date="2020-06-11T10:10:00Z">
                <w:pPr>
                  <w:widowControl w:val="0"/>
                  <w:ind w:left="3" w:hanging="3"/>
                </w:pPr>
              </w:pPrChange>
            </w:pPr>
            <w:r w:rsidRPr="00272374">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114F" w14:textId="1615D089" w:rsidR="003052CD" w:rsidRDefault="00272374">
            <w:pPr>
              <w:widowControl w:val="0"/>
              <w:spacing w:line="360" w:lineRule="auto"/>
              <w:ind w:left="3" w:hanging="3"/>
              <w:rPr>
                <w:sz w:val="26"/>
                <w:szCs w:val="26"/>
              </w:rPr>
              <w:pPrChange w:id="1191"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8EDE0" w14:textId="6B5A446E" w:rsidR="003052CD" w:rsidRDefault="00695AA0">
            <w:pPr>
              <w:widowControl w:val="0"/>
              <w:spacing w:line="360" w:lineRule="auto"/>
              <w:ind w:left="3" w:hanging="3"/>
              <w:rPr>
                <w:sz w:val="26"/>
                <w:szCs w:val="26"/>
              </w:rPr>
              <w:pPrChange w:id="1192" w:author="Tuan Tran" w:date="2020-06-11T10:10:00Z">
                <w:pPr>
                  <w:widowControl w:val="0"/>
                  <w:ind w:left="3" w:hanging="3"/>
                </w:pPr>
              </w:pPrChange>
            </w:pPr>
            <w:r w:rsidRPr="006C37EE">
              <w:rPr>
                <w:sz w:val="26"/>
                <w:szCs w:val="26"/>
              </w:rPr>
              <w:t>Khóa ngoại</w:t>
            </w:r>
          </w:p>
        </w:tc>
      </w:tr>
    </w:tbl>
    <w:p w14:paraId="69E4AF4C" w14:textId="77777777" w:rsidR="003052CD" w:rsidRDefault="003052CD">
      <w:pPr>
        <w:spacing w:line="360" w:lineRule="auto"/>
        <w:rPr>
          <w:position w:val="-1"/>
          <w:sz w:val="26"/>
          <w:szCs w:val="26"/>
        </w:rPr>
      </w:pPr>
    </w:p>
    <w:p w14:paraId="0525F11F" w14:textId="66A7D76A" w:rsidR="003052CD" w:rsidRDefault="003052CD">
      <w:pPr>
        <w:pStyle w:val="Heading3"/>
      </w:pPr>
      <w:bookmarkStart w:id="1193" w:name="_Toc42726729"/>
      <w:bookmarkStart w:id="1194" w:name="_Toc42726812"/>
      <w:r>
        <w:t xml:space="preserve">Thông tin về bảng </w:t>
      </w:r>
      <w:r w:rsidR="00695AA0">
        <w:rPr>
          <w:b/>
        </w:rPr>
        <w:t>TuLuan_CauHoi</w:t>
      </w:r>
      <w:bookmarkEnd w:id="1193"/>
      <w:bookmarkEnd w:id="1194"/>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64E08E77" w14:textId="77777777" w:rsidTr="002936F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9FE511" w14:textId="77777777" w:rsidR="003052CD" w:rsidRDefault="003052CD">
            <w:pPr>
              <w:widowControl w:val="0"/>
              <w:spacing w:line="360" w:lineRule="auto"/>
              <w:ind w:left="3" w:hanging="3"/>
              <w:rPr>
                <w:b/>
                <w:sz w:val="26"/>
                <w:szCs w:val="26"/>
              </w:rPr>
              <w:pPrChange w:id="1195"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23767F" w14:textId="77777777" w:rsidR="003052CD" w:rsidRDefault="003052CD">
            <w:pPr>
              <w:widowControl w:val="0"/>
              <w:spacing w:line="360" w:lineRule="auto"/>
              <w:ind w:left="3" w:hanging="3"/>
              <w:rPr>
                <w:b/>
                <w:sz w:val="26"/>
                <w:szCs w:val="26"/>
              </w:rPr>
              <w:pPrChange w:id="1196"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85BE41" w14:textId="77777777" w:rsidR="003052CD" w:rsidRDefault="003052CD">
            <w:pPr>
              <w:widowControl w:val="0"/>
              <w:spacing w:line="360" w:lineRule="auto"/>
              <w:ind w:left="3" w:hanging="3"/>
              <w:rPr>
                <w:b/>
                <w:sz w:val="26"/>
                <w:szCs w:val="26"/>
              </w:rPr>
              <w:pPrChange w:id="1197" w:author="Tuan Tran" w:date="2020-06-11T10:10:00Z">
                <w:pPr>
                  <w:widowControl w:val="0"/>
                  <w:ind w:left="3" w:hanging="3"/>
                </w:pPr>
              </w:pPrChange>
            </w:pPr>
            <w:r>
              <w:rPr>
                <w:b/>
                <w:sz w:val="26"/>
                <w:szCs w:val="26"/>
              </w:rPr>
              <w:t>Ghi chú</w:t>
            </w:r>
          </w:p>
        </w:tc>
      </w:tr>
      <w:tr w:rsidR="003052CD" w14:paraId="75E64499"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56AE" w14:textId="185B7A66" w:rsidR="003052CD" w:rsidRDefault="002936F7">
            <w:pPr>
              <w:widowControl w:val="0"/>
              <w:spacing w:line="360" w:lineRule="auto"/>
              <w:ind w:left="3" w:hanging="3"/>
              <w:rPr>
                <w:sz w:val="26"/>
                <w:szCs w:val="26"/>
              </w:rPr>
              <w:pPrChange w:id="1198" w:author="Tuan Tran" w:date="2020-06-11T10:10:00Z">
                <w:pPr>
                  <w:widowControl w:val="0"/>
                  <w:ind w:left="3" w:hanging="3"/>
                </w:pPr>
              </w:pPrChange>
            </w:pPr>
            <w:r w:rsidRPr="002936F7">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16D1" w14:textId="77777777" w:rsidR="003052CD" w:rsidRDefault="003052CD">
            <w:pPr>
              <w:widowControl w:val="0"/>
              <w:spacing w:line="360" w:lineRule="auto"/>
              <w:ind w:left="3" w:hanging="3"/>
              <w:rPr>
                <w:sz w:val="26"/>
                <w:szCs w:val="26"/>
              </w:rPr>
              <w:pPrChange w:id="1199"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464F" w14:textId="77777777" w:rsidR="003052CD" w:rsidRDefault="003052CD">
            <w:pPr>
              <w:widowControl w:val="0"/>
              <w:spacing w:line="360" w:lineRule="auto"/>
              <w:ind w:left="3" w:hanging="3"/>
              <w:rPr>
                <w:sz w:val="26"/>
                <w:szCs w:val="26"/>
              </w:rPr>
              <w:pPrChange w:id="1200" w:author="Tuan Tran" w:date="2020-06-11T10:10:00Z">
                <w:pPr>
                  <w:widowControl w:val="0"/>
                  <w:ind w:left="3" w:hanging="3"/>
                </w:pPr>
              </w:pPrChange>
            </w:pPr>
            <w:r>
              <w:rPr>
                <w:sz w:val="26"/>
                <w:szCs w:val="26"/>
              </w:rPr>
              <w:t>Khóa chính</w:t>
            </w:r>
          </w:p>
        </w:tc>
      </w:tr>
      <w:tr w:rsidR="003052CD" w14:paraId="167ADCE8"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A42F" w14:textId="4A4285E1" w:rsidR="003052CD" w:rsidRDefault="002936F7">
            <w:pPr>
              <w:widowControl w:val="0"/>
              <w:spacing w:line="360" w:lineRule="auto"/>
              <w:ind w:left="3" w:hanging="3"/>
              <w:rPr>
                <w:sz w:val="26"/>
                <w:szCs w:val="26"/>
              </w:rPr>
              <w:pPrChange w:id="1201" w:author="Tuan Tran" w:date="2020-06-11T10:10:00Z">
                <w:pPr>
                  <w:widowControl w:val="0"/>
                  <w:ind w:left="3" w:hanging="3"/>
                </w:pPr>
              </w:pPrChange>
            </w:pPr>
            <w:r w:rsidRPr="002936F7">
              <w:rPr>
                <w:sz w:val="26"/>
                <w:szCs w:val="26"/>
              </w:rPr>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9A1" w14:textId="17C386AC" w:rsidR="003052CD" w:rsidRDefault="002936F7">
            <w:pPr>
              <w:widowControl w:val="0"/>
              <w:spacing w:line="360" w:lineRule="auto"/>
              <w:ind w:left="3" w:hanging="3"/>
              <w:rPr>
                <w:sz w:val="26"/>
                <w:szCs w:val="26"/>
              </w:rPr>
              <w:pPrChange w:id="1202"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1511" w14:textId="77777777" w:rsidR="003052CD" w:rsidRDefault="003052CD">
            <w:pPr>
              <w:widowControl w:val="0"/>
              <w:spacing w:line="360" w:lineRule="auto"/>
              <w:ind w:left="3" w:hanging="3"/>
              <w:rPr>
                <w:sz w:val="26"/>
                <w:szCs w:val="26"/>
              </w:rPr>
              <w:pPrChange w:id="1203" w:author="Tuan Tran" w:date="2020-06-11T10:10:00Z">
                <w:pPr>
                  <w:widowControl w:val="0"/>
                  <w:ind w:left="3" w:hanging="3"/>
                </w:pPr>
              </w:pPrChange>
            </w:pPr>
          </w:p>
        </w:tc>
      </w:tr>
      <w:tr w:rsidR="003052CD" w14:paraId="2FFEEE95"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7ECF" w14:textId="0524BDB1" w:rsidR="003052CD" w:rsidRDefault="002936F7">
            <w:pPr>
              <w:widowControl w:val="0"/>
              <w:spacing w:line="360" w:lineRule="auto"/>
              <w:ind w:left="3" w:hanging="3"/>
              <w:rPr>
                <w:sz w:val="26"/>
                <w:szCs w:val="26"/>
              </w:rPr>
              <w:pPrChange w:id="1204" w:author="Tuan Tran" w:date="2020-06-11T10:10:00Z">
                <w:pPr>
                  <w:widowControl w:val="0"/>
                  <w:ind w:left="3" w:hanging="3"/>
                </w:pPr>
              </w:pPrChange>
            </w:pPr>
            <w:r w:rsidRPr="002936F7">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8C77" w14:textId="77777777" w:rsidR="003052CD" w:rsidRDefault="003052CD">
            <w:pPr>
              <w:widowControl w:val="0"/>
              <w:spacing w:line="360" w:lineRule="auto"/>
              <w:ind w:left="3" w:hanging="3"/>
              <w:rPr>
                <w:sz w:val="26"/>
                <w:szCs w:val="26"/>
              </w:rPr>
              <w:pPrChange w:id="1205"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6CBA" w14:textId="67160F67" w:rsidR="003052CD" w:rsidRDefault="002936F7">
            <w:pPr>
              <w:widowControl w:val="0"/>
              <w:spacing w:line="360" w:lineRule="auto"/>
              <w:ind w:left="3" w:hanging="3"/>
              <w:rPr>
                <w:sz w:val="26"/>
                <w:szCs w:val="26"/>
              </w:rPr>
              <w:pPrChange w:id="1206" w:author="Tuan Tran" w:date="2020-06-11T10:10:00Z">
                <w:pPr>
                  <w:widowControl w:val="0"/>
                  <w:ind w:left="3" w:hanging="3"/>
                </w:pPr>
              </w:pPrChange>
            </w:pPr>
            <w:r w:rsidRPr="006C37EE">
              <w:rPr>
                <w:sz w:val="26"/>
                <w:szCs w:val="26"/>
              </w:rPr>
              <w:t>Khóa ngoại</w:t>
            </w:r>
          </w:p>
        </w:tc>
      </w:tr>
    </w:tbl>
    <w:p w14:paraId="27A1C16B" w14:textId="77777777" w:rsidR="003052CD" w:rsidRDefault="003052CD">
      <w:pPr>
        <w:spacing w:line="360" w:lineRule="auto"/>
        <w:ind w:left="3" w:hanging="3"/>
        <w:rPr>
          <w:position w:val="-1"/>
          <w:sz w:val="26"/>
          <w:szCs w:val="26"/>
        </w:rPr>
      </w:pPr>
    </w:p>
    <w:p w14:paraId="0385DC20" w14:textId="67B8E2A0" w:rsidR="003052CD" w:rsidRDefault="003052CD">
      <w:pPr>
        <w:pStyle w:val="Heading3"/>
      </w:pPr>
      <w:bookmarkStart w:id="1207" w:name="_Toc42726730"/>
      <w:bookmarkStart w:id="1208" w:name="_Toc42726813"/>
      <w:r>
        <w:lastRenderedPageBreak/>
        <w:t xml:space="preserve">Thông tin về bảng </w:t>
      </w:r>
      <w:r w:rsidR="0028183F" w:rsidRPr="0028183F">
        <w:rPr>
          <w:b/>
        </w:rPr>
        <w:t>SinhVien_TL_DapAn</w:t>
      </w:r>
      <w:bookmarkEnd w:id="1207"/>
      <w:bookmarkEnd w:id="1208"/>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7FECB002" w14:textId="77777777" w:rsidTr="007666F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5A5838" w14:textId="77777777" w:rsidR="003052CD" w:rsidRDefault="003052CD">
            <w:pPr>
              <w:widowControl w:val="0"/>
              <w:spacing w:line="360" w:lineRule="auto"/>
              <w:ind w:left="3" w:hanging="3"/>
              <w:rPr>
                <w:b/>
                <w:sz w:val="26"/>
                <w:szCs w:val="26"/>
              </w:rPr>
              <w:pPrChange w:id="1209"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F736B5" w14:textId="77777777" w:rsidR="003052CD" w:rsidRDefault="003052CD">
            <w:pPr>
              <w:widowControl w:val="0"/>
              <w:spacing w:line="360" w:lineRule="auto"/>
              <w:ind w:left="3" w:hanging="3"/>
              <w:rPr>
                <w:b/>
                <w:sz w:val="26"/>
                <w:szCs w:val="26"/>
              </w:rPr>
              <w:pPrChange w:id="1210"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A99D7" w14:textId="77777777" w:rsidR="003052CD" w:rsidRDefault="003052CD">
            <w:pPr>
              <w:widowControl w:val="0"/>
              <w:spacing w:line="360" w:lineRule="auto"/>
              <w:ind w:left="3" w:hanging="3"/>
              <w:rPr>
                <w:b/>
                <w:sz w:val="26"/>
                <w:szCs w:val="26"/>
              </w:rPr>
              <w:pPrChange w:id="1211" w:author="Tuan Tran" w:date="2020-06-11T10:10:00Z">
                <w:pPr>
                  <w:widowControl w:val="0"/>
                  <w:ind w:left="3" w:hanging="3"/>
                </w:pPr>
              </w:pPrChange>
            </w:pPr>
            <w:r>
              <w:rPr>
                <w:b/>
                <w:sz w:val="26"/>
                <w:szCs w:val="26"/>
              </w:rPr>
              <w:t>Ghi chú</w:t>
            </w:r>
          </w:p>
        </w:tc>
      </w:tr>
      <w:tr w:rsidR="003052CD" w14:paraId="5F402DCE"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33F0" w14:textId="04F5CEF8" w:rsidR="003052CD" w:rsidRDefault="00652848">
            <w:pPr>
              <w:widowControl w:val="0"/>
              <w:spacing w:line="360" w:lineRule="auto"/>
              <w:ind w:left="3" w:hanging="3"/>
              <w:rPr>
                <w:sz w:val="26"/>
                <w:szCs w:val="26"/>
              </w:rPr>
              <w:pPrChange w:id="1212" w:author="Tuan Tran" w:date="2020-06-11T10:10:00Z">
                <w:pPr>
                  <w:widowControl w:val="0"/>
                  <w:ind w:left="3" w:hanging="3"/>
                </w:pPr>
              </w:pPrChange>
            </w:pPr>
            <w:r w:rsidRPr="00652848">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57BA" w14:textId="77777777" w:rsidR="003052CD" w:rsidRDefault="003052CD">
            <w:pPr>
              <w:widowControl w:val="0"/>
              <w:spacing w:line="360" w:lineRule="auto"/>
              <w:ind w:left="3" w:hanging="3"/>
              <w:rPr>
                <w:sz w:val="26"/>
                <w:szCs w:val="26"/>
              </w:rPr>
              <w:pPrChange w:id="1213"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56BC" w14:textId="77777777" w:rsidR="003052CD" w:rsidRDefault="003052CD">
            <w:pPr>
              <w:widowControl w:val="0"/>
              <w:spacing w:line="360" w:lineRule="auto"/>
              <w:ind w:left="3" w:hanging="3"/>
              <w:rPr>
                <w:sz w:val="26"/>
                <w:szCs w:val="26"/>
              </w:rPr>
              <w:pPrChange w:id="1214" w:author="Tuan Tran" w:date="2020-06-11T10:10:00Z">
                <w:pPr>
                  <w:widowControl w:val="0"/>
                  <w:ind w:left="3" w:hanging="3"/>
                </w:pPr>
              </w:pPrChange>
            </w:pPr>
            <w:r>
              <w:rPr>
                <w:sz w:val="26"/>
                <w:szCs w:val="26"/>
              </w:rPr>
              <w:t>Khóa chính</w:t>
            </w:r>
          </w:p>
        </w:tc>
      </w:tr>
      <w:tr w:rsidR="007666F2" w14:paraId="65DB504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2AED" w14:textId="583E2363" w:rsidR="007666F2" w:rsidRDefault="007666F2">
            <w:pPr>
              <w:widowControl w:val="0"/>
              <w:spacing w:line="360" w:lineRule="auto"/>
              <w:ind w:left="3" w:hanging="3"/>
              <w:rPr>
                <w:sz w:val="26"/>
                <w:szCs w:val="26"/>
              </w:rPr>
              <w:pPrChange w:id="1215" w:author="Tuan Tran" w:date="2020-06-11T10:10:00Z">
                <w:pPr>
                  <w:widowControl w:val="0"/>
                  <w:ind w:left="3" w:hanging="3"/>
                </w:pPr>
              </w:pPrChange>
            </w:pPr>
            <w:r w:rsidRPr="00652848">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9FF0" w14:textId="45C1697D" w:rsidR="007666F2" w:rsidRDefault="007666F2">
            <w:pPr>
              <w:widowControl w:val="0"/>
              <w:spacing w:line="360" w:lineRule="auto"/>
              <w:ind w:left="3" w:hanging="3"/>
              <w:rPr>
                <w:sz w:val="26"/>
                <w:szCs w:val="26"/>
              </w:rPr>
              <w:pPrChange w:id="1216"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8BDC" w14:textId="3AA5DC86" w:rsidR="007666F2" w:rsidRDefault="007666F2">
            <w:pPr>
              <w:widowControl w:val="0"/>
              <w:spacing w:line="360" w:lineRule="auto"/>
              <w:ind w:left="3" w:hanging="3"/>
              <w:rPr>
                <w:sz w:val="26"/>
                <w:szCs w:val="26"/>
              </w:rPr>
              <w:pPrChange w:id="1217" w:author="Tuan Tran" w:date="2020-06-11T10:10:00Z">
                <w:pPr>
                  <w:widowControl w:val="0"/>
                  <w:ind w:left="3" w:hanging="3"/>
                </w:pPr>
              </w:pPrChange>
            </w:pPr>
            <w:r w:rsidRPr="006C37EE">
              <w:rPr>
                <w:sz w:val="26"/>
                <w:szCs w:val="26"/>
              </w:rPr>
              <w:t>Khóa ngoại</w:t>
            </w:r>
          </w:p>
        </w:tc>
      </w:tr>
      <w:tr w:rsidR="007666F2" w14:paraId="1FFAA6A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DB4A" w14:textId="235F0799" w:rsidR="007666F2" w:rsidRDefault="007666F2">
            <w:pPr>
              <w:widowControl w:val="0"/>
              <w:spacing w:line="360" w:lineRule="auto"/>
              <w:ind w:left="3" w:hanging="3"/>
              <w:rPr>
                <w:sz w:val="26"/>
                <w:szCs w:val="26"/>
              </w:rPr>
              <w:pPrChange w:id="1218" w:author="Tuan Tran" w:date="2020-06-11T10:10:00Z">
                <w:pPr>
                  <w:widowControl w:val="0"/>
                  <w:ind w:left="3" w:hanging="3"/>
                </w:pPr>
              </w:pPrChange>
            </w:pPr>
            <w:r w:rsidRPr="00652848">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71A3" w14:textId="14FDF5D2" w:rsidR="007666F2" w:rsidRDefault="007666F2">
            <w:pPr>
              <w:widowControl w:val="0"/>
              <w:spacing w:line="360" w:lineRule="auto"/>
              <w:ind w:left="3" w:hanging="3"/>
              <w:rPr>
                <w:sz w:val="26"/>
                <w:szCs w:val="26"/>
              </w:rPr>
              <w:pPrChange w:id="1219"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4631" w14:textId="77777777" w:rsidR="007666F2" w:rsidRDefault="007666F2">
            <w:pPr>
              <w:widowControl w:val="0"/>
              <w:spacing w:line="360" w:lineRule="auto"/>
              <w:ind w:left="3" w:hanging="3"/>
              <w:rPr>
                <w:sz w:val="26"/>
                <w:szCs w:val="26"/>
              </w:rPr>
              <w:pPrChange w:id="1220" w:author="Tuan Tran" w:date="2020-06-11T10:10:00Z">
                <w:pPr>
                  <w:widowControl w:val="0"/>
                  <w:ind w:left="3" w:hanging="3"/>
                </w:pPr>
              </w:pPrChange>
            </w:pPr>
          </w:p>
        </w:tc>
      </w:tr>
      <w:tr w:rsidR="007666F2" w14:paraId="6B17F799"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0163" w14:textId="3FFE9D6E" w:rsidR="007666F2" w:rsidRPr="00652848" w:rsidRDefault="007666F2">
            <w:pPr>
              <w:widowControl w:val="0"/>
              <w:spacing w:line="360" w:lineRule="auto"/>
              <w:ind w:left="3" w:hanging="3"/>
              <w:rPr>
                <w:sz w:val="26"/>
                <w:szCs w:val="26"/>
              </w:rPr>
              <w:pPrChange w:id="1221" w:author="Tuan Tran" w:date="2020-06-11T10:10:00Z">
                <w:pPr>
                  <w:widowControl w:val="0"/>
                  <w:ind w:left="3" w:hanging="3"/>
                </w:pPr>
              </w:pPrChange>
            </w:pPr>
            <w:r w:rsidRPr="00652848">
              <w:rPr>
                <w:sz w:val="26"/>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0C21" w14:textId="1FA4471E" w:rsidR="007666F2" w:rsidRDefault="007666F2">
            <w:pPr>
              <w:widowControl w:val="0"/>
              <w:spacing w:line="360" w:lineRule="auto"/>
              <w:ind w:left="3" w:hanging="3"/>
              <w:rPr>
                <w:sz w:val="26"/>
                <w:szCs w:val="26"/>
              </w:rPr>
              <w:pPrChange w:id="1222" w:author="Tuan Tran" w:date="2020-06-11T10:10:00Z">
                <w:pPr>
                  <w:widowControl w:val="0"/>
                  <w:ind w:left="3" w:hanging="3"/>
                </w:pPr>
              </w:pPrChange>
            </w:pPr>
            <w:r>
              <w:rPr>
                <w:sz w:val="26"/>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2DAD" w14:textId="77777777" w:rsidR="007666F2" w:rsidRDefault="007666F2">
            <w:pPr>
              <w:widowControl w:val="0"/>
              <w:spacing w:line="360" w:lineRule="auto"/>
              <w:ind w:left="3" w:hanging="3"/>
              <w:rPr>
                <w:sz w:val="26"/>
                <w:szCs w:val="26"/>
              </w:rPr>
              <w:pPrChange w:id="1223" w:author="Tuan Tran" w:date="2020-06-11T10:10:00Z">
                <w:pPr>
                  <w:widowControl w:val="0"/>
                  <w:ind w:left="3" w:hanging="3"/>
                </w:pPr>
              </w:pPrChange>
            </w:pPr>
          </w:p>
        </w:tc>
      </w:tr>
    </w:tbl>
    <w:p w14:paraId="6DD95C17" w14:textId="77777777" w:rsidR="003052CD" w:rsidRDefault="003052CD">
      <w:pPr>
        <w:spacing w:line="360" w:lineRule="auto"/>
        <w:ind w:left="3" w:hanging="3"/>
        <w:rPr>
          <w:position w:val="-1"/>
          <w:sz w:val="26"/>
          <w:szCs w:val="26"/>
        </w:rPr>
      </w:pPr>
    </w:p>
    <w:p w14:paraId="78D16B82" w14:textId="141B167B" w:rsidR="00AF606D" w:rsidDel="00E42FC9" w:rsidRDefault="00AF606D">
      <w:pPr>
        <w:spacing w:after="160" w:line="360" w:lineRule="auto"/>
        <w:ind w:firstLine="567"/>
        <w:rPr>
          <w:del w:id="1224" w:author="Tuan Tran" w:date="2020-06-11T11:16:00Z"/>
          <w:rFonts w:eastAsiaTheme="majorEastAsia" w:cstheme="majorBidi"/>
          <w:sz w:val="26"/>
        </w:rPr>
      </w:pPr>
      <w:del w:id="1225" w:author="Tuan Tran" w:date="2020-06-11T11:16:00Z">
        <w:r w:rsidDel="00E42FC9">
          <w:br w:type="page"/>
        </w:r>
      </w:del>
    </w:p>
    <w:p w14:paraId="46AEDA5D" w14:textId="6DABF48B" w:rsidR="003052CD" w:rsidRDefault="003052CD">
      <w:pPr>
        <w:spacing w:after="160" w:line="360" w:lineRule="auto"/>
        <w:pPrChange w:id="1226" w:author="Tuan Tran" w:date="2020-06-11T11:16:00Z">
          <w:pPr>
            <w:pStyle w:val="Heading3"/>
          </w:pPr>
        </w:pPrChange>
      </w:pPr>
      <w:bookmarkStart w:id="1227" w:name="_Toc42726731"/>
      <w:bookmarkStart w:id="1228" w:name="_Toc42726814"/>
      <w:r>
        <w:t xml:space="preserve">Thông tin về bảng </w:t>
      </w:r>
      <w:r w:rsidR="00335EF2" w:rsidRPr="00335EF2">
        <w:rPr>
          <w:b/>
        </w:rPr>
        <w:t>BaiHoc</w:t>
      </w:r>
      <w:bookmarkEnd w:id="1227"/>
      <w:bookmarkEnd w:id="1228"/>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4220BDFC" w14:textId="77777777" w:rsidTr="00CD3BF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FBECF0" w14:textId="77777777" w:rsidR="003052CD" w:rsidRDefault="003052CD">
            <w:pPr>
              <w:widowControl w:val="0"/>
              <w:spacing w:line="360" w:lineRule="auto"/>
              <w:ind w:left="3" w:hanging="3"/>
              <w:rPr>
                <w:b/>
                <w:sz w:val="26"/>
                <w:szCs w:val="26"/>
              </w:rPr>
              <w:pPrChange w:id="1229"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BD9426" w14:textId="77777777" w:rsidR="003052CD" w:rsidRDefault="003052CD">
            <w:pPr>
              <w:widowControl w:val="0"/>
              <w:spacing w:line="360" w:lineRule="auto"/>
              <w:ind w:left="3" w:hanging="3"/>
              <w:rPr>
                <w:b/>
                <w:sz w:val="26"/>
                <w:szCs w:val="26"/>
              </w:rPr>
              <w:pPrChange w:id="1230"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E92AEE" w14:textId="77777777" w:rsidR="003052CD" w:rsidRDefault="003052CD">
            <w:pPr>
              <w:widowControl w:val="0"/>
              <w:spacing w:line="360" w:lineRule="auto"/>
              <w:ind w:left="3" w:hanging="3"/>
              <w:rPr>
                <w:b/>
                <w:sz w:val="26"/>
                <w:szCs w:val="26"/>
              </w:rPr>
              <w:pPrChange w:id="1231" w:author="Tuan Tran" w:date="2020-06-11T10:10:00Z">
                <w:pPr>
                  <w:widowControl w:val="0"/>
                  <w:ind w:left="3" w:hanging="3"/>
                </w:pPr>
              </w:pPrChange>
            </w:pPr>
            <w:r>
              <w:rPr>
                <w:b/>
                <w:sz w:val="26"/>
                <w:szCs w:val="26"/>
              </w:rPr>
              <w:t>Ghi chú</w:t>
            </w:r>
          </w:p>
        </w:tc>
      </w:tr>
      <w:tr w:rsidR="003052CD" w14:paraId="15478C59"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7FF" w14:textId="68B255C7" w:rsidR="003052CD" w:rsidRDefault="00335EF2">
            <w:pPr>
              <w:widowControl w:val="0"/>
              <w:spacing w:line="360" w:lineRule="auto"/>
              <w:ind w:left="3" w:hanging="3"/>
              <w:rPr>
                <w:sz w:val="26"/>
                <w:szCs w:val="26"/>
              </w:rPr>
              <w:pPrChange w:id="1232" w:author="Tuan Tran" w:date="2020-06-11T10:10:00Z">
                <w:pPr>
                  <w:widowControl w:val="0"/>
                  <w:ind w:left="3" w:hanging="3"/>
                </w:pPr>
              </w:pPrChange>
            </w:pPr>
            <w:r w:rsidRPr="00335EF2">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22E78" w14:textId="77777777" w:rsidR="003052CD" w:rsidRDefault="003052CD">
            <w:pPr>
              <w:widowControl w:val="0"/>
              <w:spacing w:line="360" w:lineRule="auto"/>
              <w:ind w:left="3" w:hanging="3"/>
              <w:rPr>
                <w:sz w:val="26"/>
                <w:szCs w:val="26"/>
              </w:rPr>
              <w:pPrChange w:id="1233"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7CBF" w14:textId="77777777" w:rsidR="003052CD" w:rsidRDefault="003052CD">
            <w:pPr>
              <w:widowControl w:val="0"/>
              <w:spacing w:line="360" w:lineRule="auto"/>
              <w:ind w:left="3" w:hanging="3"/>
              <w:rPr>
                <w:sz w:val="26"/>
                <w:szCs w:val="26"/>
              </w:rPr>
              <w:pPrChange w:id="1234" w:author="Tuan Tran" w:date="2020-06-11T10:10:00Z">
                <w:pPr>
                  <w:widowControl w:val="0"/>
                  <w:ind w:left="3" w:hanging="3"/>
                </w:pPr>
              </w:pPrChange>
            </w:pPr>
            <w:r>
              <w:rPr>
                <w:sz w:val="26"/>
                <w:szCs w:val="26"/>
              </w:rPr>
              <w:t>Khóa chính</w:t>
            </w:r>
          </w:p>
        </w:tc>
      </w:tr>
      <w:tr w:rsidR="003052CD" w14:paraId="7042551A"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E774" w14:textId="2ECB4E30" w:rsidR="003052CD" w:rsidRDefault="00335EF2">
            <w:pPr>
              <w:widowControl w:val="0"/>
              <w:spacing w:line="360" w:lineRule="auto"/>
              <w:ind w:left="3" w:hanging="3"/>
              <w:rPr>
                <w:sz w:val="26"/>
                <w:szCs w:val="26"/>
              </w:rPr>
              <w:pPrChange w:id="1235" w:author="Tuan Tran" w:date="2020-06-11T10:10:00Z">
                <w:pPr>
                  <w:widowControl w:val="0"/>
                  <w:ind w:left="3" w:hanging="3"/>
                </w:pPr>
              </w:pPrChange>
            </w:pPr>
            <w:r w:rsidRPr="00335EF2">
              <w:rPr>
                <w:sz w:val="26"/>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4507" w14:textId="78622044" w:rsidR="003052CD" w:rsidRDefault="00644EDE">
            <w:pPr>
              <w:widowControl w:val="0"/>
              <w:spacing w:line="360" w:lineRule="auto"/>
              <w:ind w:left="3" w:hanging="3"/>
              <w:rPr>
                <w:sz w:val="26"/>
                <w:szCs w:val="26"/>
              </w:rPr>
              <w:pPrChange w:id="1236" w:author="Tuan Tran" w:date="2020-06-11T10:10:00Z">
                <w:pPr>
                  <w:widowControl w:val="0"/>
                  <w:ind w:left="3" w:hanging="3"/>
                </w:pPr>
              </w:pPrChange>
            </w:pPr>
            <w:r>
              <w:rPr>
                <w:sz w:val="26"/>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8FE" w14:textId="77777777" w:rsidR="003052CD" w:rsidRDefault="003052CD">
            <w:pPr>
              <w:widowControl w:val="0"/>
              <w:spacing w:line="360" w:lineRule="auto"/>
              <w:ind w:left="3" w:hanging="3"/>
              <w:rPr>
                <w:sz w:val="26"/>
                <w:szCs w:val="26"/>
              </w:rPr>
              <w:pPrChange w:id="1237" w:author="Tuan Tran" w:date="2020-06-11T10:10:00Z">
                <w:pPr>
                  <w:widowControl w:val="0"/>
                  <w:ind w:left="3" w:hanging="3"/>
                </w:pPr>
              </w:pPrChange>
            </w:pPr>
          </w:p>
        </w:tc>
      </w:tr>
      <w:tr w:rsidR="003052CD" w14:paraId="78582E95"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B7D0" w14:textId="46B32083" w:rsidR="003052CD" w:rsidRDefault="00335EF2">
            <w:pPr>
              <w:widowControl w:val="0"/>
              <w:spacing w:line="360" w:lineRule="auto"/>
              <w:ind w:left="3" w:hanging="3"/>
              <w:rPr>
                <w:sz w:val="26"/>
                <w:szCs w:val="26"/>
              </w:rPr>
              <w:pPrChange w:id="1238" w:author="Tuan Tran" w:date="2020-06-11T10:10:00Z">
                <w:pPr>
                  <w:widowControl w:val="0"/>
                  <w:ind w:left="3" w:hanging="3"/>
                </w:pPr>
              </w:pPrChange>
            </w:pPr>
            <w:r w:rsidRPr="00335EF2">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79A8" w14:textId="17754C24" w:rsidR="003052CD" w:rsidRDefault="003052CD">
            <w:pPr>
              <w:widowControl w:val="0"/>
              <w:spacing w:line="360" w:lineRule="auto"/>
              <w:ind w:left="3" w:hanging="3"/>
              <w:rPr>
                <w:sz w:val="26"/>
                <w:szCs w:val="26"/>
              </w:rPr>
              <w:pPrChange w:id="1239" w:author="Tuan Tran" w:date="2020-06-11T10:10:00Z">
                <w:pPr>
                  <w:widowControl w:val="0"/>
                  <w:ind w:left="3" w:hanging="3"/>
                </w:pPr>
              </w:pPrChange>
            </w:pPr>
            <w:r>
              <w:rPr>
                <w:sz w:val="26"/>
                <w:szCs w:val="26"/>
              </w:rPr>
              <w:t>nvarchar[</w:t>
            </w:r>
            <w:r w:rsidR="008D66FF">
              <w:rPr>
                <w:sz w:val="26"/>
                <w:szCs w:val="26"/>
              </w:rPr>
              <w:t>MAX</w:t>
            </w:r>
            <w:r>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0CBA" w14:textId="77777777" w:rsidR="003052CD" w:rsidRDefault="003052CD">
            <w:pPr>
              <w:widowControl w:val="0"/>
              <w:spacing w:line="360" w:lineRule="auto"/>
              <w:ind w:left="3" w:hanging="3"/>
              <w:rPr>
                <w:sz w:val="26"/>
                <w:szCs w:val="26"/>
              </w:rPr>
              <w:pPrChange w:id="1240" w:author="Tuan Tran" w:date="2020-06-11T10:10:00Z">
                <w:pPr>
                  <w:widowControl w:val="0"/>
                  <w:ind w:left="3" w:hanging="3"/>
                </w:pPr>
              </w:pPrChange>
            </w:pPr>
          </w:p>
        </w:tc>
      </w:tr>
      <w:tr w:rsidR="003052CD" w14:paraId="2F286E7F"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0370" w14:textId="72721C90" w:rsidR="003052CD" w:rsidRDefault="00335EF2">
            <w:pPr>
              <w:widowControl w:val="0"/>
              <w:spacing w:line="360" w:lineRule="auto"/>
              <w:ind w:left="3" w:hanging="3"/>
              <w:rPr>
                <w:sz w:val="26"/>
                <w:szCs w:val="26"/>
              </w:rPr>
              <w:pPrChange w:id="1241" w:author="Tuan Tran" w:date="2020-06-11T10:10:00Z">
                <w:pPr>
                  <w:widowControl w:val="0"/>
                  <w:ind w:left="3" w:hanging="3"/>
                </w:pPr>
              </w:pPrChange>
            </w:pPr>
            <w:r w:rsidRPr="00335EF2">
              <w:rPr>
                <w:sz w:val="26"/>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BC87" w14:textId="03CEC1CE" w:rsidR="003052CD" w:rsidRDefault="00CD6457">
            <w:pPr>
              <w:widowControl w:val="0"/>
              <w:spacing w:line="360" w:lineRule="auto"/>
              <w:ind w:left="3" w:hanging="3"/>
              <w:rPr>
                <w:sz w:val="26"/>
                <w:szCs w:val="26"/>
              </w:rPr>
              <w:pPrChange w:id="1242"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D3C8A" w14:textId="77777777" w:rsidR="003052CD" w:rsidRDefault="003052CD">
            <w:pPr>
              <w:widowControl w:val="0"/>
              <w:spacing w:line="360" w:lineRule="auto"/>
              <w:ind w:left="3" w:hanging="3"/>
              <w:rPr>
                <w:sz w:val="26"/>
                <w:szCs w:val="26"/>
              </w:rPr>
              <w:pPrChange w:id="1243" w:author="Tuan Tran" w:date="2020-06-11T10:10:00Z">
                <w:pPr>
                  <w:widowControl w:val="0"/>
                  <w:ind w:left="3" w:hanging="3"/>
                </w:pPr>
              </w:pPrChange>
            </w:pPr>
          </w:p>
        </w:tc>
      </w:tr>
      <w:tr w:rsidR="003052CD" w14:paraId="5813DC9B"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B59" w14:textId="188C55D3" w:rsidR="003052CD" w:rsidRDefault="00335EF2">
            <w:pPr>
              <w:widowControl w:val="0"/>
              <w:spacing w:line="360" w:lineRule="auto"/>
              <w:ind w:left="3" w:hanging="3"/>
              <w:rPr>
                <w:sz w:val="26"/>
                <w:szCs w:val="26"/>
              </w:rPr>
              <w:pPrChange w:id="1244" w:author="Tuan Tran" w:date="2020-06-11T10:10:00Z">
                <w:pPr>
                  <w:widowControl w:val="0"/>
                  <w:ind w:left="3" w:hanging="3"/>
                </w:pPr>
              </w:pPrChange>
            </w:pPr>
            <w:r w:rsidRPr="00335EF2">
              <w:rPr>
                <w:sz w:val="26"/>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BDAD" w14:textId="77777777" w:rsidR="003052CD" w:rsidRDefault="003052CD">
            <w:pPr>
              <w:widowControl w:val="0"/>
              <w:spacing w:line="360" w:lineRule="auto"/>
              <w:ind w:left="3" w:hanging="3"/>
              <w:rPr>
                <w:sz w:val="26"/>
                <w:szCs w:val="26"/>
              </w:rPr>
              <w:pPrChange w:id="1245" w:author="Tuan Tran" w:date="2020-06-11T10:10:00Z">
                <w:pPr>
                  <w:widowControl w:val="0"/>
                  <w:ind w:left="3" w:hanging="3"/>
                </w:pPr>
              </w:pPrChange>
            </w:pPr>
            <w:r>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4F3E" w14:textId="77777777" w:rsidR="003052CD" w:rsidRDefault="003052CD">
            <w:pPr>
              <w:widowControl w:val="0"/>
              <w:spacing w:line="360" w:lineRule="auto"/>
              <w:ind w:left="3" w:hanging="3"/>
              <w:rPr>
                <w:sz w:val="26"/>
                <w:szCs w:val="26"/>
              </w:rPr>
              <w:pPrChange w:id="1246" w:author="Tuan Tran" w:date="2020-06-11T10:10:00Z">
                <w:pPr>
                  <w:widowControl w:val="0"/>
                  <w:ind w:left="3" w:hanging="3"/>
                </w:pPr>
              </w:pPrChange>
            </w:pPr>
          </w:p>
        </w:tc>
      </w:tr>
      <w:tr w:rsidR="00CD3BF9" w14:paraId="0FCC0EE7"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94F" w14:textId="1DDCC07F" w:rsidR="00CD3BF9" w:rsidRPr="00335EF2" w:rsidRDefault="00CD3BF9">
            <w:pPr>
              <w:widowControl w:val="0"/>
              <w:spacing w:line="360" w:lineRule="auto"/>
              <w:ind w:left="3" w:hanging="3"/>
              <w:rPr>
                <w:sz w:val="26"/>
                <w:szCs w:val="26"/>
              </w:rPr>
              <w:pPrChange w:id="1247" w:author="Tuan Tran" w:date="2020-06-11T10:10:00Z">
                <w:pPr>
                  <w:widowControl w:val="0"/>
                  <w:ind w:left="3" w:hanging="3"/>
                </w:pPr>
              </w:pPrChange>
            </w:pPr>
            <w:r w:rsidRPr="00335EF2">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C1A8F" w14:textId="473D5CF7" w:rsidR="00CD3BF9" w:rsidRDefault="00CD3BF9">
            <w:pPr>
              <w:widowControl w:val="0"/>
              <w:spacing w:line="360" w:lineRule="auto"/>
              <w:ind w:left="3" w:hanging="3"/>
              <w:rPr>
                <w:sz w:val="26"/>
                <w:szCs w:val="26"/>
              </w:rPr>
              <w:pPrChange w:id="1248"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B823" w14:textId="02A6E40B" w:rsidR="00CD3BF9" w:rsidRDefault="00CD3BF9">
            <w:pPr>
              <w:widowControl w:val="0"/>
              <w:spacing w:line="360" w:lineRule="auto"/>
              <w:ind w:left="3" w:hanging="3"/>
              <w:rPr>
                <w:sz w:val="26"/>
                <w:szCs w:val="26"/>
              </w:rPr>
              <w:pPrChange w:id="1249" w:author="Tuan Tran" w:date="2020-06-11T10:10:00Z">
                <w:pPr>
                  <w:widowControl w:val="0"/>
                  <w:ind w:left="3" w:hanging="3"/>
                </w:pPr>
              </w:pPrChange>
            </w:pPr>
            <w:r w:rsidRPr="006C37EE">
              <w:rPr>
                <w:sz w:val="26"/>
                <w:szCs w:val="26"/>
              </w:rPr>
              <w:t>Khóa ngoại</w:t>
            </w:r>
          </w:p>
        </w:tc>
      </w:tr>
    </w:tbl>
    <w:p w14:paraId="0D031368" w14:textId="77777777" w:rsidR="003052CD" w:rsidRDefault="003052CD">
      <w:pPr>
        <w:spacing w:line="360" w:lineRule="auto"/>
        <w:ind w:left="3" w:hanging="3"/>
        <w:rPr>
          <w:b/>
          <w:position w:val="-1"/>
          <w:sz w:val="26"/>
          <w:szCs w:val="26"/>
        </w:rPr>
      </w:pPr>
    </w:p>
    <w:p w14:paraId="2F358191" w14:textId="7957B17A" w:rsidR="00BC4E04" w:rsidRDefault="003052CD">
      <w:pPr>
        <w:pStyle w:val="Heading3"/>
      </w:pPr>
      <w:bookmarkStart w:id="1250" w:name="_Toc42726732"/>
      <w:bookmarkStart w:id="1251" w:name="_Toc42726815"/>
      <w:r>
        <w:t xml:space="preserve">Thông tin về bảng </w:t>
      </w:r>
      <w:r w:rsidR="00BC4E04">
        <w:rPr>
          <w:b/>
        </w:rPr>
        <w:t>FileGiangVien</w:t>
      </w:r>
      <w:bookmarkEnd w:id="1250"/>
      <w:bookmarkEnd w:id="1251"/>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0BBC2B25"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6069C" w14:textId="77777777" w:rsidR="003052CD" w:rsidRDefault="003052CD">
            <w:pPr>
              <w:widowControl w:val="0"/>
              <w:spacing w:line="360" w:lineRule="auto"/>
              <w:ind w:left="3" w:hanging="3"/>
              <w:rPr>
                <w:b/>
                <w:sz w:val="26"/>
                <w:szCs w:val="26"/>
              </w:rPr>
              <w:pPrChange w:id="1252" w:author="Tuan Tran" w:date="2020-06-11T10:10:00Z">
                <w:pPr>
                  <w:widowControl w:val="0"/>
                  <w:ind w:left="3" w:hanging="3"/>
                </w:pPr>
              </w:pPrChange>
            </w:pPr>
            <w:r>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487075" w14:textId="77777777" w:rsidR="003052CD" w:rsidRDefault="003052CD">
            <w:pPr>
              <w:widowControl w:val="0"/>
              <w:spacing w:line="360" w:lineRule="auto"/>
              <w:ind w:left="3" w:hanging="3"/>
              <w:rPr>
                <w:b/>
                <w:sz w:val="26"/>
                <w:szCs w:val="26"/>
              </w:rPr>
              <w:pPrChange w:id="1253" w:author="Tuan Tran" w:date="2020-06-11T10:10:00Z">
                <w:pPr>
                  <w:widowControl w:val="0"/>
                  <w:ind w:left="3" w:hanging="3"/>
                </w:pPr>
              </w:pPrChange>
            </w:pPr>
            <w:r>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0EED8E" w14:textId="77777777" w:rsidR="003052CD" w:rsidRDefault="003052CD">
            <w:pPr>
              <w:widowControl w:val="0"/>
              <w:spacing w:line="360" w:lineRule="auto"/>
              <w:ind w:left="3" w:hanging="3"/>
              <w:rPr>
                <w:b/>
                <w:sz w:val="26"/>
                <w:szCs w:val="26"/>
              </w:rPr>
              <w:pPrChange w:id="1254" w:author="Tuan Tran" w:date="2020-06-11T10:10:00Z">
                <w:pPr>
                  <w:widowControl w:val="0"/>
                  <w:ind w:left="3" w:hanging="3"/>
                </w:pPr>
              </w:pPrChange>
            </w:pPr>
            <w:r>
              <w:rPr>
                <w:b/>
                <w:sz w:val="26"/>
                <w:szCs w:val="26"/>
              </w:rPr>
              <w:t>Ghi chú</w:t>
            </w:r>
          </w:p>
        </w:tc>
      </w:tr>
      <w:tr w:rsidR="003052CD" w14:paraId="64763D69"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D3A7" w14:textId="3366C660" w:rsidR="003052CD" w:rsidRDefault="008044BC">
            <w:pPr>
              <w:widowControl w:val="0"/>
              <w:spacing w:line="360" w:lineRule="auto"/>
              <w:ind w:left="3" w:hanging="3"/>
              <w:rPr>
                <w:sz w:val="26"/>
                <w:szCs w:val="26"/>
              </w:rPr>
              <w:pPrChange w:id="1255" w:author="Tuan Tran" w:date="2020-06-11T10:10:00Z">
                <w:pPr>
                  <w:widowControl w:val="0"/>
                  <w:ind w:left="3" w:hanging="3"/>
                </w:pPr>
              </w:pPrChange>
            </w:pPr>
            <w:r w:rsidRPr="008044BC">
              <w:rPr>
                <w:sz w:val="26"/>
                <w:szCs w:val="26"/>
              </w:rPr>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83C2" w14:textId="77777777" w:rsidR="003052CD" w:rsidRDefault="003052CD">
            <w:pPr>
              <w:widowControl w:val="0"/>
              <w:spacing w:line="360" w:lineRule="auto"/>
              <w:ind w:left="3" w:hanging="3"/>
              <w:rPr>
                <w:sz w:val="26"/>
                <w:szCs w:val="26"/>
              </w:rPr>
              <w:pPrChange w:id="1256"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E5D" w14:textId="77777777" w:rsidR="003052CD" w:rsidRDefault="003052CD">
            <w:pPr>
              <w:widowControl w:val="0"/>
              <w:spacing w:line="360" w:lineRule="auto"/>
              <w:ind w:left="3" w:hanging="3"/>
              <w:rPr>
                <w:sz w:val="26"/>
                <w:szCs w:val="26"/>
              </w:rPr>
              <w:pPrChange w:id="1257" w:author="Tuan Tran" w:date="2020-06-11T10:10:00Z">
                <w:pPr>
                  <w:widowControl w:val="0"/>
                  <w:ind w:left="3" w:hanging="3"/>
                </w:pPr>
              </w:pPrChange>
            </w:pPr>
            <w:r>
              <w:rPr>
                <w:sz w:val="26"/>
                <w:szCs w:val="26"/>
              </w:rPr>
              <w:t>Khóa chính</w:t>
            </w:r>
          </w:p>
        </w:tc>
      </w:tr>
      <w:tr w:rsidR="003052CD" w14:paraId="39955C3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701" w14:textId="6FB8FB84" w:rsidR="003052CD" w:rsidRDefault="008044BC">
            <w:pPr>
              <w:widowControl w:val="0"/>
              <w:spacing w:line="360" w:lineRule="auto"/>
              <w:ind w:left="3" w:hanging="3"/>
              <w:rPr>
                <w:sz w:val="26"/>
                <w:szCs w:val="26"/>
              </w:rPr>
              <w:pPrChange w:id="1258" w:author="Tuan Tran" w:date="2020-06-11T10:10:00Z">
                <w:pPr>
                  <w:widowControl w:val="0"/>
                  <w:ind w:left="3" w:hanging="3"/>
                </w:pPr>
              </w:pPrChange>
            </w:pPr>
            <w:r w:rsidRPr="008044BC">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2D61" w14:textId="421C8C85" w:rsidR="003052CD" w:rsidRDefault="008044BC">
            <w:pPr>
              <w:widowControl w:val="0"/>
              <w:spacing w:line="360" w:lineRule="auto"/>
              <w:ind w:left="3" w:hanging="3"/>
              <w:rPr>
                <w:sz w:val="26"/>
                <w:szCs w:val="26"/>
              </w:rPr>
              <w:pPrChange w:id="1259"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ACF09" w14:textId="77777777" w:rsidR="003052CD" w:rsidRDefault="003052CD">
            <w:pPr>
              <w:widowControl w:val="0"/>
              <w:spacing w:line="360" w:lineRule="auto"/>
              <w:ind w:left="3" w:hanging="3"/>
              <w:rPr>
                <w:sz w:val="26"/>
                <w:szCs w:val="26"/>
              </w:rPr>
              <w:pPrChange w:id="1260" w:author="Tuan Tran" w:date="2020-06-11T10:10:00Z">
                <w:pPr>
                  <w:widowControl w:val="0"/>
                  <w:ind w:left="3" w:hanging="3"/>
                </w:pPr>
              </w:pPrChange>
            </w:pPr>
          </w:p>
        </w:tc>
      </w:tr>
      <w:tr w:rsidR="003052CD" w14:paraId="45F2E2D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A2EA" w14:textId="55E95E3D" w:rsidR="003052CD" w:rsidRDefault="008044BC">
            <w:pPr>
              <w:widowControl w:val="0"/>
              <w:spacing w:line="360" w:lineRule="auto"/>
              <w:ind w:left="3" w:hanging="3"/>
              <w:rPr>
                <w:sz w:val="26"/>
                <w:szCs w:val="26"/>
              </w:rPr>
              <w:pPrChange w:id="1261" w:author="Tuan Tran" w:date="2020-06-11T10:10:00Z">
                <w:pPr>
                  <w:widowControl w:val="0"/>
                  <w:ind w:left="3" w:hanging="3"/>
                </w:pPr>
              </w:pPrChange>
            </w:pPr>
            <w:r w:rsidRPr="008044BC">
              <w:rPr>
                <w:sz w:val="26"/>
                <w:szCs w:val="26"/>
              </w:rPr>
              <w:lastRenderedPageBreak/>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B4B" w14:textId="3F8F2B6D" w:rsidR="003052CD" w:rsidRDefault="008044BC">
            <w:pPr>
              <w:widowControl w:val="0"/>
              <w:spacing w:line="360" w:lineRule="auto"/>
              <w:ind w:left="3" w:hanging="3"/>
              <w:rPr>
                <w:sz w:val="26"/>
                <w:szCs w:val="26"/>
              </w:rPr>
              <w:pPrChange w:id="1262"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8BF61" w14:textId="77777777" w:rsidR="003052CD" w:rsidRDefault="003052CD">
            <w:pPr>
              <w:widowControl w:val="0"/>
              <w:spacing w:line="360" w:lineRule="auto"/>
              <w:ind w:left="3" w:hanging="3"/>
              <w:rPr>
                <w:sz w:val="26"/>
                <w:szCs w:val="26"/>
              </w:rPr>
              <w:pPrChange w:id="1263" w:author="Tuan Tran" w:date="2020-06-11T10:10:00Z">
                <w:pPr>
                  <w:widowControl w:val="0"/>
                  <w:ind w:left="3" w:hanging="3"/>
                </w:pPr>
              </w:pPrChange>
            </w:pPr>
          </w:p>
        </w:tc>
      </w:tr>
      <w:tr w:rsidR="003052CD" w14:paraId="0A496EED"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8D5B" w14:textId="36B3DEF0" w:rsidR="003052CD" w:rsidRDefault="008044BC">
            <w:pPr>
              <w:widowControl w:val="0"/>
              <w:spacing w:line="360" w:lineRule="auto"/>
              <w:ind w:left="3" w:hanging="3"/>
              <w:rPr>
                <w:sz w:val="26"/>
                <w:szCs w:val="26"/>
              </w:rPr>
              <w:pPrChange w:id="1264" w:author="Tuan Tran" w:date="2020-06-11T10:10:00Z">
                <w:pPr>
                  <w:widowControl w:val="0"/>
                  <w:ind w:left="3" w:hanging="3"/>
                </w:pPr>
              </w:pPrChange>
            </w:pPr>
            <w:r w:rsidRPr="008044BC">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8C77" w14:textId="3DE205DC" w:rsidR="003052CD" w:rsidRDefault="00FC080F">
            <w:pPr>
              <w:widowControl w:val="0"/>
              <w:spacing w:line="360" w:lineRule="auto"/>
              <w:ind w:left="3" w:hanging="3"/>
              <w:rPr>
                <w:sz w:val="26"/>
                <w:szCs w:val="26"/>
              </w:rPr>
              <w:pPrChange w:id="1265" w:author="Tuan Tran" w:date="2020-06-11T10:10:00Z">
                <w:pPr>
                  <w:widowControl w:val="0"/>
                  <w:ind w:left="3" w:hanging="3"/>
                </w:pPr>
              </w:pPrChange>
            </w:pPr>
            <w:r>
              <w:rPr>
                <w:sz w:val="26"/>
                <w:szCs w:val="26"/>
              </w:rPr>
              <w:t>n</w:t>
            </w:r>
            <w:r w:rsidR="0077739C">
              <w:rPr>
                <w:sz w:val="26"/>
                <w:szCs w:val="26"/>
              </w:rPr>
              <w:t>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571BE" w14:textId="77777777" w:rsidR="003052CD" w:rsidRDefault="003052CD">
            <w:pPr>
              <w:widowControl w:val="0"/>
              <w:spacing w:line="360" w:lineRule="auto"/>
              <w:ind w:left="3" w:hanging="3"/>
              <w:rPr>
                <w:sz w:val="26"/>
                <w:szCs w:val="26"/>
              </w:rPr>
              <w:pPrChange w:id="1266" w:author="Tuan Tran" w:date="2020-06-11T10:10:00Z">
                <w:pPr>
                  <w:widowControl w:val="0"/>
                  <w:ind w:left="3" w:hanging="3"/>
                </w:pPr>
              </w:pPrChange>
            </w:pPr>
          </w:p>
        </w:tc>
      </w:tr>
      <w:tr w:rsidR="008044BC" w14:paraId="31BBC78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D13F" w14:textId="631AF0B3" w:rsidR="008044BC" w:rsidRPr="008044BC" w:rsidRDefault="008044BC">
            <w:pPr>
              <w:widowControl w:val="0"/>
              <w:spacing w:line="360" w:lineRule="auto"/>
              <w:ind w:left="3" w:hanging="3"/>
              <w:rPr>
                <w:sz w:val="26"/>
                <w:szCs w:val="26"/>
              </w:rPr>
              <w:pPrChange w:id="1267" w:author="Tuan Tran" w:date="2020-06-11T10:10:00Z">
                <w:pPr>
                  <w:widowControl w:val="0"/>
                  <w:ind w:left="3" w:hanging="3"/>
                </w:pPr>
              </w:pPrChange>
            </w:pPr>
            <w:r w:rsidRPr="008044BC">
              <w:rPr>
                <w:sz w:val="26"/>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1F4D" w14:textId="7478017A" w:rsidR="008044BC" w:rsidRDefault="00FC080F">
            <w:pPr>
              <w:widowControl w:val="0"/>
              <w:spacing w:line="360" w:lineRule="auto"/>
              <w:ind w:left="3" w:hanging="3"/>
              <w:rPr>
                <w:sz w:val="26"/>
                <w:szCs w:val="26"/>
              </w:rPr>
              <w:pPrChange w:id="1268" w:author="Tuan Tran" w:date="2020-06-11T10:10:00Z">
                <w:pPr>
                  <w:widowControl w:val="0"/>
                  <w:ind w:left="3" w:hanging="3"/>
                </w:pPr>
              </w:pPrChange>
            </w:pPr>
            <w:r>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99668" w14:textId="77777777" w:rsidR="008044BC" w:rsidRDefault="008044BC">
            <w:pPr>
              <w:widowControl w:val="0"/>
              <w:spacing w:line="360" w:lineRule="auto"/>
              <w:ind w:left="3" w:hanging="3"/>
              <w:rPr>
                <w:sz w:val="26"/>
                <w:szCs w:val="26"/>
              </w:rPr>
              <w:pPrChange w:id="1269" w:author="Tuan Tran" w:date="2020-06-11T10:10:00Z">
                <w:pPr>
                  <w:widowControl w:val="0"/>
                  <w:ind w:left="3" w:hanging="3"/>
                </w:pPr>
              </w:pPrChange>
            </w:pPr>
          </w:p>
        </w:tc>
      </w:tr>
      <w:tr w:rsidR="008044BC" w14:paraId="1AC90EE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9783" w14:textId="45CC9DBB" w:rsidR="008044BC" w:rsidRPr="008044BC" w:rsidRDefault="008044BC">
            <w:pPr>
              <w:widowControl w:val="0"/>
              <w:spacing w:line="360" w:lineRule="auto"/>
              <w:ind w:left="3" w:hanging="3"/>
              <w:rPr>
                <w:sz w:val="26"/>
                <w:szCs w:val="26"/>
              </w:rPr>
              <w:pPrChange w:id="1270" w:author="Tuan Tran" w:date="2020-06-11T10:10:00Z">
                <w:pPr>
                  <w:widowControl w:val="0"/>
                  <w:ind w:left="3" w:hanging="3"/>
                </w:pPr>
              </w:pPrChange>
            </w:pPr>
            <w:r w:rsidRPr="008044BC">
              <w:rPr>
                <w:sz w:val="26"/>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85C20" w14:textId="72795C53" w:rsidR="008044BC" w:rsidRDefault="00D776D8">
            <w:pPr>
              <w:widowControl w:val="0"/>
              <w:spacing w:line="360" w:lineRule="auto"/>
              <w:ind w:left="3" w:hanging="3"/>
              <w:rPr>
                <w:sz w:val="26"/>
                <w:szCs w:val="26"/>
              </w:rPr>
              <w:pPrChange w:id="1271" w:author="Tuan Tran" w:date="2020-06-11T10:10:00Z">
                <w:pPr>
                  <w:widowControl w:val="0"/>
                  <w:ind w:left="3" w:hanging="3"/>
                </w:pPr>
              </w:pPrChange>
            </w:pPr>
            <w:r>
              <w:rPr>
                <w:sz w:val="26"/>
                <w:szCs w:val="26"/>
              </w:rPr>
              <w:t>Nchar[</w:t>
            </w:r>
            <w:r w:rsidR="00100F9F">
              <w:rPr>
                <w:sz w:val="26"/>
                <w:szCs w:val="26"/>
              </w:rPr>
              <w:t>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01CE" w14:textId="77777777" w:rsidR="008044BC" w:rsidRDefault="008044BC">
            <w:pPr>
              <w:widowControl w:val="0"/>
              <w:spacing w:line="360" w:lineRule="auto"/>
              <w:ind w:left="3" w:hanging="3"/>
              <w:rPr>
                <w:sz w:val="26"/>
                <w:szCs w:val="26"/>
              </w:rPr>
              <w:pPrChange w:id="1272" w:author="Tuan Tran" w:date="2020-06-11T10:10:00Z">
                <w:pPr>
                  <w:widowControl w:val="0"/>
                  <w:ind w:left="3" w:hanging="3"/>
                </w:pPr>
              </w:pPrChange>
            </w:pPr>
          </w:p>
        </w:tc>
      </w:tr>
    </w:tbl>
    <w:p w14:paraId="3E3138F7" w14:textId="77777777" w:rsidR="003052CD" w:rsidDel="00E42FC9" w:rsidRDefault="003052CD">
      <w:pPr>
        <w:spacing w:line="360" w:lineRule="auto"/>
        <w:ind w:left="3" w:hanging="3"/>
        <w:rPr>
          <w:del w:id="1273" w:author="Tuan Tran" w:date="2020-06-11T11:17:00Z"/>
          <w:b/>
          <w:position w:val="-1"/>
          <w:sz w:val="26"/>
          <w:szCs w:val="26"/>
        </w:rPr>
      </w:pPr>
    </w:p>
    <w:p w14:paraId="341B40D1" w14:textId="77777777" w:rsidR="00AF606D" w:rsidRDefault="00AF606D">
      <w:pPr>
        <w:spacing w:after="160" w:line="360" w:lineRule="auto"/>
        <w:rPr>
          <w:rFonts w:eastAsiaTheme="majorEastAsia" w:cstheme="majorBidi"/>
          <w:sz w:val="26"/>
        </w:rPr>
        <w:pPrChange w:id="1274" w:author="Tuan Tran" w:date="2020-06-11T11:16:00Z">
          <w:pPr>
            <w:spacing w:after="160" w:line="360" w:lineRule="auto"/>
            <w:ind w:firstLine="567"/>
          </w:pPr>
        </w:pPrChange>
      </w:pPr>
      <w:del w:id="1275" w:author="Tuan Tran" w:date="2020-06-11T11:16:00Z">
        <w:r w:rsidDel="00E42FC9">
          <w:br w:type="page"/>
        </w:r>
      </w:del>
    </w:p>
    <w:p w14:paraId="01631E6C" w14:textId="4C354EC2" w:rsidR="003052CD" w:rsidRDefault="003052CD">
      <w:pPr>
        <w:pStyle w:val="Heading3"/>
      </w:pPr>
      <w:bookmarkStart w:id="1276" w:name="_Toc42726733"/>
      <w:bookmarkStart w:id="1277" w:name="_Toc42726816"/>
      <w:r>
        <w:t xml:space="preserve">Thông tin về bảng </w:t>
      </w:r>
      <w:r w:rsidR="00B371F0" w:rsidRPr="00B371F0">
        <w:rPr>
          <w:b/>
        </w:rPr>
        <w:t>FileHocVien</w:t>
      </w:r>
      <w:bookmarkEnd w:id="1276"/>
      <w:bookmarkEnd w:id="1277"/>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59B4A016" w14:textId="77777777" w:rsidTr="001816CD">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92BBAC" w14:textId="77777777" w:rsidR="003052CD" w:rsidRDefault="003052CD">
            <w:pPr>
              <w:widowControl w:val="0"/>
              <w:spacing w:line="360" w:lineRule="auto"/>
              <w:ind w:left="3" w:hanging="3"/>
              <w:rPr>
                <w:b/>
                <w:sz w:val="26"/>
                <w:szCs w:val="26"/>
              </w:rPr>
              <w:pPrChange w:id="1278"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36964B" w14:textId="77777777" w:rsidR="003052CD" w:rsidRDefault="003052CD">
            <w:pPr>
              <w:widowControl w:val="0"/>
              <w:spacing w:line="360" w:lineRule="auto"/>
              <w:ind w:left="3" w:hanging="3"/>
              <w:rPr>
                <w:b/>
                <w:sz w:val="26"/>
                <w:szCs w:val="26"/>
              </w:rPr>
              <w:pPrChange w:id="1279"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309442" w14:textId="77777777" w:rsidR="003052CD" w:rsidRDefault="003052CD">
            <w:pPr>
              <w:widowControl w:val="0"/>
              <w:spacing w:line="360" w:lineRule="auto"/>
              <w:ind w:left="3" w:hanging="3"/>
              <w:rPr>
                <w:b/>
                <w:sz w:val="26"/>
                <w:szCs w:val="26"/>
              </w:rPr>
              <w:pPrChange w:id="1280" w:author="Tuan Tran" w:date="2020-06-11T10:10:00Z">
                <w:pPr>
                  <w:widowControl w:val="0"/>
                  <w:ind w:left="3" w:hanging="3"/>
                </w:pPr>
              </w:pPrChange>
            </w:pPr>
            <w:r>
              <w:rPr>
                <w:b/>
                <w:sz w:val="26"/>
                <w:szCs w:val="26"/>
              </w:rPr>
              <w:t>Ghi ghi</w:t>
            </w:r>
          </w:p>
        </w:tc>
      </w:tr>
      <w:tr w:rsidR="003052CD" w14:paraId="2D614DF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4C5B" w14:textId="495EB0F4" w:rsidR="003052CD" w:rsidRDefault="001816CD">
            <w:pPr>
              <w:widowControl w:val="0"/>
              <w:spacing w:line="360" w:lineRule="auto"/>
              <w:ind w:left="3" w:hanging="3"/>
              <w:rPr>
                <w:sz w:val="26"/>
                <w:szCs w:val="26"/>
              </w:rPr>
              <w:pPrChange w:id="1281" w:author="Tuan Tran" w:date="2020-06-11T10:10:00Z">
                <w:pPr>
                  <w:widowControl w:val="0"/>
                  <w:ind w:left="3" w:hanging="3"/>
                </w:pPr>
              </w:pPrChange>
            </w:pPr>
            <w:r w:rsidRPr="001816CD">
              <w:rPr>
                <w:sz w:val="26"/>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E2CC" w14:textId="77777777" w:rsidR="003052CD" w:rsidRDefault="003052CD">
            <w:pPr>
              <w:widowControl w:val="0"/>
              <w:spacing w:line="360" w:lineRule="auto"/>
              <w:ind w:left="3" w:hanging="3"/>
              <w:rPr>
                <w:sz w:val="26"/>
                <w:szCs w:val="26"/>
              </w:rPr>
              <w:pPrChange w:id="1282"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9E9A" w14:textId="77777777" w:rsidR="003052CD" w:rsidRDefault="003052CD">
            <w:pPr>
              <w:widowControl w:val="0"/>
              <w:spacing w:line="360" w:lineRule="auto"/>
              <w:ind w:left="3" w:hanging="3"/>
              <w:rPr>
                <w:sz w:val="26"/>
                <w:szCs w:val="26"/>
              </w:rPr>
              <w:pPrChange w:id="1283" w:author="Tuan Tran" w:date="2020-06-11T10:10:00Z">
                <w:pPr>
                  <w:widowControl w:val="0"/>
                  <w:ind w:left="3" w:hanging="3"/>
                </w:pPr>
              </w:pPrChange>
            </w:pPr>
            <w:r>
              <w:rPr>
                <w:sz w:val="26"/>
                <w:szCs w:val="26"/>
              </w:rPr>
              <w:t>Khoá chính</w:t>
            </w:r>
          </w:p>
        </w:tc>
      </w:tr>
      <w:tr w:rsidR="003052CD" w14:paraId="061DF605"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E1C8" w14:textId="5F4CF538" w:rsidR="003052CD" w:rsidRDefault="001816CD">
            <w:pPr>
              <w:widowControl w:val="0"/>
              <w:spacing w:line="360" w:lineRule="auto"/>
              <w:ind w:left="3" w:hanging="3"/>
              <w:rPr>
                <w:sz w:val="26"/>
                <w:szCs w:val="26"/>
              </w:rPr>
              <w:pPrChange w:id="1284" w:author="Tuan Tran" w:date="2020-06-11T10:10:00Z">
                <w:pPr>
                  <w:widowControl w:val="0"/>
                  <w:ind w:left="3" w:hanging="3"/>
                </w:pPr>
              </w:pPrChange>
            </w:pPr>
            <w:r w:rsidRPr="001816CD">
              <w:rPr>
                <w:sz w:val="26"/>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7738" w14:textId="039D1A52" w:rsidR="003052CD" w:rsidRDefault="001816CD">
            <w:pPr>
              <w:widowControl w:val="0"/>
              <w:spacing w:line="360" w:lineRule="auto"/>
              <w:ind w:left="3" w:hanging="3"/>
              <w:rPr>
                <w:sz w:val="26"/>
                <w:szCs w:val="26"/>
              </w:rPr>
              <w:pPrChange w:id="1285"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76B6" w14:textId="77777777" w:rsidR="003052CD" w:rsidRDefault="003052CD">
            <w:pPr>
              <w:widowControl w:val="0"/>
              <w:spacing w:line="360" w:lineRule="auto"/>
              <w:ind w:left="3" w:hanging="3"/>
              <w:rPr>
                <w:sz w:val="26"/>
                <w:szCs w:val="26"/>
              </w:rPr>
              <w:pPrChange w:id="1286" w:author="Tuan Tran" w:date="2020-06-11T10:10:00Z">
                <w:pPr>
                  <w:widowControl w:val="0"/>
                  <w:ind w:left="3" w:hanging="3"/>
                </w:pPr>
              </w:pPrChange>
            </w:pPr>
          </w:p>
        </w:tc>
      </w:tr>
      <w:tr w:rsidR="003052CD" w14:paraId="2285099B"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BF62" w14:textId="610E3059" w:rsidR="003052CD" w:rsidRDefault="001816CD">
            <w:pPr>
              <w:widowControl w:val="0"/>
              <w:spacing w:line="360" w:lineRule="auto"/>
              <w:ind w:left="3" w:hanging="3"/>
              <w:rPr>
                <w:sz w:val="26"/>
                <w:szCs w:val="26"/>
              </w:rPr>
              <w:pPrChange w:id="1287" w:author="Tuan Tran" w:date="2020-06-11T10:10:00Z">
                <w:pPr>
                  <w:widowControl w:val="0"/>
                  <w:ind w:left="3" w:hanging="3"/>
                </w:pPr>
              </w:pPrChange>
            </w:pPr>
            <w:r w:rsidRPr="001816CD">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FAD3" w14:textId="08C9D0F8" w:rsidR="003052CD" w:rsidRDefault="001816CD">
            <w:pPr>
              <w:widowControl w:val="0"/>
              <w:spacing w:line="360" w:lineRule="auto"/>
              <w:ind w:left="3" w:hanging="3"/>
              <w:rPr>
                <w:sz w:val="26"/>
                <w:szCs w:val="26"/>
              </w:rPr>
              <w:pPrChange w:id="1288"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63E4" w14:textId="77777777" w:rsidR="003052CD" w:rsidRDefault="003052CD">
            <w:pPr>
              <w:widowControl w:val="0"/>
              <w:spacing w:line="360" w:lineRule="auto"/>
              <w:ind w:left="3" w:hanging="3"/>
              <w:rPr>
                <w:sz w:val="26"/>
                <w:szCs w:val="26"/>
              </w:rPr>
              <w:pPrChange w:id="1289" w:author="Tuan Tran" w:date="2020-06-11T10:10:00Z">
                <w:pPr>
                  <w:widowControl w:val="0"/>
                  <w:ind w:left="3" w:hanging="3"/>
                </w:pPr>
              </w:pPrChange>
            </w:pPr>
          </w:p>
        </w:tc>
      </w:tr>
      <w:tr w:rsidR="003052CD" w14:paraId="73E40CEF"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48BD" w14:textId="5233E262" w:rsidR="003052CD" w:rsidRDefault="001816CD">
            <w:pPr>
              <w:widowControl w:val="0"/>
              <w:spacing w:line="360" w:lineRule="auto"/>
              <w:ind w:left="3" w:hanging="3"/>
              <w:rPr>
                <w:sz w:val="26"/>
                <w:szCs w:val="26"/>
              </w:rPr>
              <w:pPrChange w:id="1290" w:author="Tuan Tran" w:date="2020-06-11T10:10:00Z">
                <w:pPr>
                  <w:widowControl w:val="0"/>
                  <w:ind w:left="3" w:hanging="3"/>
                </w:pPr>
              </w:pPrChange>
            </w:pPr>
            <w:r w:rsidRPr="001816CD">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54CC" w14:textId="08B4F151" w:rsidR="003052CD" w:rsidRDefault="001816CD">
            <w:pPr>
              <w:widowControl w:val="0"/>
              <w:spacing w:line="360" w:lineRule="auto"/>
              <w:ind w:left="3" w:hanging="3"/>
              <w:rPr>
                <w:sz w:val="26"/>
                <w:szCs w:val="26"/>
              </w:rPr>
              <w:pPrChange w:id="1291" w:author="Tuan Tran" w:date="2020-06-11T10:10:00Z">
                <w:pPr>
                  <w:widowControl w:val="0"/>
                  <w:ind w:left="3" w:hanging="3"/>
                </w:pPr>
              </w:pPrChange>
            </w:pPr>
            <w:r>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03A8" w14:textId="77777777" w:rsidR="003052CD" w:rsidRDefault="003052CD">
            <w:pPr>
              <w:widowControl w:val="0"/>
              <w:spacing w:line="360" w:lineRule="auto"/>
              <w:ind w:left="3" w:hanging="3"/>
              <w:rPr>
                <w:sz w:val="26"/>
                <w:szCs w:val="26"/>
              </w:rPr>
              <w:pPrChange w:id="1292" w:author="Tuan Tran" w:date="2020-06-11T10:10:00Z">
                <w:pPr>
                  <w:widowControl w:val="0"/>
                  <w:ind w:left="3" w:hanging="3"/>
                </w:pPr>
              </w:pPrChange>
            </w:pPr>
          </w:p>
        </w:tc>
      </w:tr>
      <w:tr w:rsidR="003052CD" w14:paraId="3EF7495D"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22EA" w14:textId="1EFA4369" w:rsidR="003052CD" w:rsidRDefault="001816CD">
            <w:pPr>
              <w:widowControl w:val="0"/>
              <w:spacing w:line="360" w:lineRule="auto"/>
              <w:ind w:left="3" w:hanging="3"/>
              <w:rPr>
                <w:sz w:val="26"/>
                <w:szCs w:val="26"/>
              </w:rPr>
              <w:pPrChange w:id="1293" w:author="Tuan Tran" w:date="2020-06-11T10:10:00Z">
                <w:pPr>
                  <w:widowControl w:val="0"/>
                  <w:ind w:left="3" w:hanging="3"/>
                </w:pPr>
              </w:pPrChange>
            </w:pPr>
            <w:r w:rsidRPr="001816CD">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28AD" w14:textId="5C0991C6" w:rsidR="003052CD" w:rsidRDefault="00082F74">
            <w:pPr>
              <w:widowControl w:val="0"/>
              <w:spacing w:line="360" w:lineRule="auto"/>
              <w:ind w:left="3" w:hanging="3"/>
              <w:rPr>
                <w:sz w:val="26"/>
                <w:szCs w:val="26"/>
              </w:rPr>
              <w:pPrChange w:id="1294"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3B21" w14:textId="1D48F05D" w:rsidR="003052CD" w:rsidRDefault="003924A7">
            <w:pPr>
              <w:widowControl w:val="0"/>
              <w:spacing w:line="360" w:lineRule="auto"/>
              <w:ind w:left="3" w:hanging="3"/>
              <w:rPr>
                <w:sz w:val="26"/>
                <w:szCs w:val="26"/>
              </w:rPr>
              <w:pPrChange w:id="1295" w:author="Tuan Tran" w:date="2020-06-11T10:10:00Z">
                <w:pPr>
                  <w:widowControl w:val="0"/>
                  <w:ind w:left="3" w:hanging="3"/>
                </w:pPr>
              </w:pPrChange>
            </w:pPr>
            <w:r w:rsidRPr="006C37EE">
              <w:rPr>
                <w:sz w:val="26"/>
                <w:szCs w:val="26"/>
              </w:rPr>
              <w:t>Khóa ngoại</w:t>
            </w:r>
          </w:p>
        </w:tc>
      </w:tr>
      <w:tr w:rsidR="003052CD" w14:paraId="2E86279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4FAD" w14:textId="005A5C65" w:rsidR="003052CD" w:rsidRDefault="001816CD">
            <w:pPr>
              <w:widowControl w:val="0"/>
              <w:spacing w:line="360" w:lineRule="auto"/>
              <w:ind w:left="3" w:hanging="3"/>
              <w:rPr>
                <w:sz w:val="26"/>
                <w:szCs w:val="26"/>
              </w:rPr>
              <w:pPrChange w:id="1296" w:author="Tuan Tran" w:date="2020-06-11T10:10:00Z">
                <w:pPr>
                  <w:widowControl w:val="0"/>
                  <w:ind w:left="3" w:hanging="3"/>
                </w:pPr>
              </w:pPrChange>
            </w:pPr>
            <w:r w:rsidRPr="001816CD">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B5FFC" w14:textId="21064F6C" w:rsidR="003052CD" w:rsidRDefault="00082F74">
            <w:pPr>
              <w:widowControl w:val="0"/>
              <w:spacing w:line="360" w:lineRule="auto"/>
              <w:ind w:left="3" w:hanging="3"/>
              <w:rPr>
                <w:sz w:val="26"/>
                <w:szCs w:val="26"/>
              </w:rPr>
              <w:pPrChange w:id="1297"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32F9" w14:textId="61D8904E" w:rsidR="003052CD" w:rsidRDefault="003303D9">
            <w:pPr>
              <w:widowControl w:val="0"/>
              <w:spacing w:line="360" w:lineRule="auto"/>
              <w:ind w:left="3" w:hanging="3"/>
              <w:rPr>
                <w:sz w:val="26"/>
                <w:szCs w:val="26"/>
              </w:rPr>
              <w:pPrChange w:id="1298" w:author="Tuan Tran" w:date="2020-06-11T10:10:00Z">
                <w:pPr>
                  <w:widowControl w:val="0"/>
                  <w:ind w:left="3" w:hanging="3"/>
                </w:pPr>
              </w:pPrChange>
            </w:pPr>
            <w:r w:rsidRPr="006C37EE">
              <w:rPr>
                <w:sz w:val="26"/>
                <w:szCs w:val="26"/>
              </w:rPr>
              <w:t>Khóa ngoại</w:t>
            </w:r>
          </w:p>
        </w:tc>
      </w:tr>
    </w:tbl>
    <w:p w14:paraId="66AAC829" w14:textId="77777777" w:rsidR="003052CD" w:rsidRDefault="003052CD">
      <w:pPr>
        <w:spacing w:line="360" w:lineRule="auto"/>
        <w:ind w:left="3" w:hanging="3"/>
        <w:rPr>
          <w:b/>
          <w:position w:val="-1"/>
          <w:sz w:val="26"/>
          <w:szCs w:val="26"/>
        </w:rPr>
      </w:pPr>
    </w:p>
    <w:p w14:paraId="40CDCCF2" w14:textId="1336C3EB" w:rsidR="003052CD" w:rsidRDefault="003052CD">
      <w:pPr>
        <w:pStyle w:val="Heading3"/>
      </w:pPr>
      <w:bookmarkStart w:id="1299" w:name="_Toc42726734"/>
      <w:bookmarkStart w:id="1300" w:name="_Toc42726817"/>
      <w:r>
        <w:t xml:space="preserve">Thông tin về bảng </w:t>
      </w:r>
      <w:r w:rsidR="003924A7">
        <w:rPr>
          <w:b/>
        </w:rPr>
        <w:t>ThongBao</w:t>
      </w:r>
      <w:bookmarkEnd w:id="1299"/>
      <w:bookmarkEnd w:id="130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503C205F" w14:textId="77777777" w:rsidTr="00877CD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3C4A04" w14:textId="77777777" w:rsidR="003052CD" w:rsidRDefault="003052CD">
            <w:pPr>
              <w:widowControl w:val="0"/>
              <w:spacing w:line="360" w:lineRule="auto"/>
              <w:ind w:left="3" w:hanging="3"/>
              <w:rPr>
                <w:b/>
                <w:sz w:val="26"/>
                <w:szCs w:val="26"/>
              </w:rPr>
              <w:pPrChange w:id="1301" w:author="Tuan Tran" w:date="2020-06-11T10:10:00Z">
                <w:pPr>
                  <w:widowControl w:val="0"/>
                  <w:ind w:left="3" w:hanging="3"/>
                </w:pPr>
              </w:pPrChange>
            </w:pPr>
            <w:r>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F036B9" w14:textId="77777777" w:rsidR="003052CD" w:rsidRDefault="003052CD">
            <w:pPr>
              <w:widowControl w:val="0"/>
              <w:spacing w:line="360" w:lineRule="auto"/>
              <w:ind w:left="3" w:hanging="3"/>
              <w:rPr>
                <w:b/>
                <w:sz w:val="26"/>
                <w:szCs w:val="26"/>
              </w:rPr>
              <w:pPrChange w:id="1302" w:author="Tuan Tran" w:date="2020-06-11T10:10:00Z">
                <w:pPr>
                  <w:widowControl w:val="0"/>
                  <w:ind w:left="3" w:hanging="3"/>
                </w:pPr>
              </w:pPrChange>
            </w:pPr>
            <w:r>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024B0" w14:textId="77777777" w:rsidR="003052CD" w:rsidRDefault="003052CD">
            <w:pPr>
              <w:widowControl w:val="0"/>
              <w:spacing w:line="360" w:lineRule="auto"/>
              <w:ind w:left="3" w:hanging="3"/>
              <w:rPr>
                <w:b/>
                <w:sz w:val="26"/>
                <w:szCs w:val="26"/>
              </w:rPr>
              <w:pPrChange w:id="1303" w:author="Tuan Tran" w:date="2020-06-11T10:10:00Z">
                <w:pPr>
                  <w:widowControl w:val="0"/>
                  <w:ind w:left="3" w:hanging="3"/>
                </w:pPr>
              </w:pPrChange>
            </w:pPr>
            <w:r>
              <w:rPr>
                <w:b/>
                <w:sz w:val="26"/>
                <w:szCs w:val="26"/>
              </w:rPr>
              <w:t>Ghi ghi</w:t>
            </w:r>
          </w:p>
        </w:tc>
      </w:tr>
      <w:tr w:rsidR="003052CD" w14:paraId="787D0D8C"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AB56" w14:textId="644D0318" w:rsidR="003052CD" w:rsidRDefault="00DA443C">
            <w:pPr>
              <w:widowControl w:val="0"/>
              <w:spacing w:line="360" w:lineRule="auto"/>
              <w:ind w:left="3" w:hanging="3"/>
              <w:rPr>
                <w:sz w:val="26"/>
                <w:szCs w:val="26"/>
              </w:rPr>
              <w:pPrChange w:id="1304" w:author="Tuan Tran" w:date="2020-06-11T10:10:00Z">
                <w:pPr>
                  <w:widowControl w:val="0"/>
                  <w:ind w:left="3" w:hanging="3"/>
                </w:pPr>
              </w:pPrChange>
            </w:pPr>
            <w:r>
              <w:rPr>
                <w:sz w:val="26"/>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DF61" w14:textId="77777777" w:rsidR="003052CD" w:rsidRDefault="003052CD">
            <w:pPr>
              <w:widowControl w:val="0"/>
              <w:spacing w:line="360" w:lineRule="auto"/>
              <w:ind w:left="3" w:hanging="3"/>
              <w:rPr>
                <w:sz w:val="26"/>
                <w:szCs w:val="26"/>
              </w:rPr>
              <w:pPrChange w:id="1305"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D9D" w14:textId="77777777" w:rsidR="003052CD" w:rsidRDefault="003052CD">
            <w:pPr>
              <w:widowControl w:val="0"/>
              <w:spacing w:line="360" w:lineRule="auto"/>
              <w:ind w:left="3" w:hanging="3"/>
              <w:rPr>
                <w:sz w:val="26"/>
                <w:szCs w:val="26"/>
              </w:rPr>
              <w:pPrChange w:id="1306" w:author="Tuan Tran" w:date="2020-06-11T10:10:00Z">
                <w:pPr>
                  <w:widowControl w:val="0"/>
                  <w:ind w:left="3" w:hanging="3"/>
                </w:pPr>
              </w:pPrChange>
            </w:pPr>
            <w:r>
              <w:rPr>
                <w:sz w:val="26"/>
                <w:szCs w:val="26"/>
              </w:rPr>
              <w:t>Khoá chính</w:t>
            </w:r>
          </w:p>
        </w:tc>
      </w:tr>
      <w:tr w:rsidR="003052CD" w14:paraId="3CE17CF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B8EE" w14:textId="1E78F6D0" w:rsidR="003052CD" w:rsidRDefault="00A931EC">
            <w:pPr>
              <w:widowControl w:val="0"/>
              <w:spacing w:line="360" w:lineRule="auto"/>
              <w:ind w:left="3" w:hanging="3"/>
              <w:rPr>
                <w:sz w:val="26"/>
                <w:szCs w:val="26"/>
              </w:rPr>
              <w:pPrChange w:id="1307" w:author="Tuan Tran" w:date="2020-06-11T10:10:00Z">
                <w:pPr>
                  <w:widowControl w:val="0"/>
                  <w:ind w:left="3" w:hanging="3"/>
                </w:pPr>
              </w:pPrChange>
            </w:pPr>
            <w:r>
              <w:rPr>
                <w:sz w:val="26"/>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7315" w14:textId="282AA681" w:rsidR="003052CD" w:rsidRDefault="00877CD6">
            <w:pPr>
              <w:widowControl w:val="0"/>
              <w:spacing w:line="360" w:lineRule="auto"/>
              <w:ind w:left="3" w:hanging="3"/>
              <w:rPr>
                <w:sz w:val="26"/>
                <w:szCs w:val="26"/>
              </w:rPr>
              <w:pPrChange w:id="1308" w:author="Tuan Tran" w:date="2020-06-11T10:10:00Z">
                <w:pPr>
                  <w:widowControl w:val="0"/>
                  <w:ind w:left="3" w:hanging="3"/>
                </w:pPr>
              </w:pPrChange>
            </w:pPr>
            <w:r>
              <w:rPr>
                <w:sz w:val="26"/>
                <w:szCs w:val="26"/>
              </w:rPr>
              <w:t>nvarchar[</w:t>
            </w:r>
            <w:r w:rsidR="008A6D8C">
              <w:rPr>
                <w:sz w:val="26"/>
                <w:szCs w:val="26"/>
              </w:rPr>
              <w:t>MAX</w:t>
            </w:r>
            <w:r>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A068" w14:textId="77777777" w:rsidR="003052CD" w:rsidRDefault="003052CD">
            <w:pPr>
              <w:widowControl w:val="0"/>
              <w:spacing w:line="360" w:lineRule="auto"/>
              <w:ind w:left="3" w:hanging="3"/>
              <w:rPr>
                <w:sz w:val="26"/>
                <w:szCs w:val="26"/>
              </w:rPr>
              <w:pPrChange w:id="1309" w:author="Tuan Tran" w:date="2020-06-11T10:10:00Z">
                <w:pPr>
                  <w:widowControl w:val="0"/>
                  <w:ind w:left="3" w:hanging="3"/>
                </w:pPr>
              </w:pPrChange>
            </w:pPr>
          </w:p>
        </w:tc>
      </w:tr>
      <w:tr w:rsidR="003052CD" w14:paraId="4E320DA0"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D8A3" w14:textId="580072D4" w:rsidR="003052CD" w:rsidRDefault="00877CD6">
            <w:pPr>
              <w:widowControl w:val="0"/>
              <w:spacing w:line="360" w:lineRule="auto"/>
              <w:ind w:left="3" w:hanging="3"/>
              <w:rPr>
                <w:sz w:val="26"/>
                <w:szCs w:val="26"/>
              </w:rPr>
              <w:pPrChange w:id="1310" w:author="Tuan Tran" w:date="2020-06-11T10:10:00Z">
                <w:pPr>
                  <w:widowControl w:val="0"/>
                  <w:ind w:left="3" w:hanging="3"/>
                </w:pPr>
              </w:pPrChange>
            </w:pPr>
            <w:r w:rsidRPr="00877CD6">
              <w:rPr>
                <w:sz w:val="26"/>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4F1" w14:textId="11AEF4AE" w:rsidR="003052CD" w:rsidRDefault="005321F6">
            <w:pPr>
              <w:widowControl w:val="0"/>
              <w:spacing w:line="360" w:lineRule="auto"/>
              <w:ind w:left="3" w:hanging="3"/>
              <w:rPr>
                <w:sz w:val="26"/>
                <w:szCs w:val="26"/>
              </w:rPr>
              <w:pPrChange w:id="1311"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3F37" w14:textId="6FF33622" w:rsidR="003052CD" w:rsidRDefault="00365CF5">
            <w:pPr>
              <w:widowControl w:val="0"/>
              <w:spacing w:line="360" w:lineRule="auto"/>
              <w:ind w:left="3" w:hanging="3"/>
              <w:rPr>
                <w:sz w:val="26"/>
                <w:szCs w:val="26"/>
              </w:rPr>
              <w:pPrChange w:id="1312" w:author="Tuan Tran" w:date="2020-06-11T10:10:00Z">
                <w:pPr>
                  <w:widowControl w:val="0"/>
                  <w:ind w:left="3" w:hanging="3"/>
                </w:pPr>
              </w:pPrChange>
            </w:pPr>
            <w:r w:rsidRPr="006C37EE">
              <w:rPr>
                <w:sz w:val="26"/>
                <w:szCs w:val="26"/>
              </w:rPr>
              <w:t>Khóa ngoại</w:t>
            </w:r>
          </w:p>
        </w:tc>
      </w:tr>
      <w:tr w:rsidR="003052CD" w14:paraId="51D2D91E"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DACE" w14:textId="41147B39" w:rsidR="003052CD" w:rsidRDefault="00877CD6">
            <w:pPr>
              <w:widowControl w:val="0"/>
              <w:spacing w:line="360" w:lineRule="auto"/>
              <w:ind w:left="3" w:hanging="3"/>
              <w:rPr>
                <w:sz w:val="26"/>
                <w:szCs w:val="26"/>
              </w:rPr>
              <w:pPrChange w:id="1313" w:author="Tuan Tran" w:date="2020-06-11T10:10:00Z">
                <w:pPr>
                  <w:widowControl w:val="0"/>
                  <w:ind w:left="3" w:hanging="3"/>
                </w:pPr>
              </w:pPrChange>
            </w:pPr>
            <w:r w:rsidRPr="00877CD6">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F76A" w14:textId="6FB19011" w:rsidR="003052CD" w:rsidRDefault="00064AC0">
            <w:pPr>
              <w:widowControl w:val="0"/>
              <w:spacing w:line="360" w:lineRule="auto"/>
              <w:ind w:left="3" w:hanging="3"/>
              <w:rPr>
                <w:sz w:val="26"/>
                <w:szCs w:val="26"/>
              </w:rPr>
              <w:pPrChange w:id="1314" w:author="Tuan Tran" w:date="2020-06-11T10:10:00Z">
                <w:pPr>
                  <w:widowControl w:val="0"/>
                  <w:ind w:left="3" w:hanging="3"/>
                </w:pPr>
              </w:pPrChange>
            </w:pPr>
            <w:r>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B6A88" w14:textId="6070AD30" w:rsidR="003052CD" w:rsidRDefault="00365CF5">
            <w:pPr>
              <w:widowControl w:val="0"/>
              <w:spacing w:line="360" w:lineRule="auto"/>
              <w:ind w:left="3" w:hanging="3"/>
              <w:rPr>
                <w:sz w:val="26"/>
                <w:szCs w:val="26"/>
              </w:rPr>
              <w:pPrChange w:id="1315" w:author="Tuan Tran" w:date="2020-06-11T10:10:00Z">
                <w:pPr>
                  <w:widowControl w:val="0"/>
                  <w:ind w:left="3" w:hanging="3"/>
                </w:pPr>
              </w:pPrChange>
            </w:pPr>
            <w:r w:rsidRPr="006C37EE">
              <w:rPr>
                <w:sz w:val="26"/>
                <w:szCs w:val="26"/>
              </w:rPr>
              <w:t>Khóa ngoại</w:t>
            </w:r>
          </w:p>
        </w:tc>
      </w:tr>
      <w:tr w:rsidR="003052CD" w14:paraId="089E1D6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3B74" w14:textId="0168F131" w:rsidR="003052CD" w:rsidRDefault="00877CD6">
            <w:pPr>
              <w:widowControl w:val="0"/>
              <w:spacing w:line="360" w:lineRule="auto"/>
              <w:ind w:left="3" w:hanging="3"/>
              <w:rPr>
                <w:sz w:val="26"/>
                <w:szCs w:val="26"/>
              </w:rPr>
              <w:pPrChange w:id="1316" w:author="Tuan Tran" w:date="2020-06-11T10:10:00Z">
                <w:pPr>
                  <w:widowControl w:val="0"/>
                  <w:ind w:left="3" w:hanging="3"/>
                </w:pPr>
              </w:pPrChange>
            </w:pPr>
            <w:r w:rsidRPr="00877CD6">
              <w:rPr>
                <w:sz w:val="26"/>
                <w:szCs w:val="26"/>
              </w:rPr>
              <w:lastRenderedPageBreak/>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85AA" w14:textId="0A797CBD" w:rsidR="003052CD" w:rsidRDefault="00064AC0">
            <w:pPr>
              <w:widowControl w:val="0"/>
              <w:spacing w:line="360" w:lineRule="auto"/>
              <w:ind w:left="3" w:hanging="3"/>
              <w:rPr>
                <w:sz w:val="26"/>
                <w:szCs w:val="26"/>
              </w:rPr>
              <w:pPrChange w:id="1317" w:author="Tuan Tran" w:date="2020-06-11T10:10:00Z">
                <w:pPr>
                  <w:widowControl w:val="0"/>
                  <w:ind w:left="3" w:hanging="3"/>
                </w:pPr>
              </w:pPrChange>
            </w:pPr>
            <w:r>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B142" w14:textId="77777777" w:rsidR="003052CD" w:rsidRDefault="003052CD">
            <w:pPr>
              <w:widowControl w:val="0"/>
              <w:spacing w:line="360" w:lineRule="auto"/>
              <w:ind w:left="3" w:hanging="3"/>
              <w:rPr>
                <w:sz w:val="26"/>
                <w:szCs w:val="26"/>
              </w:rPr>
              <w:pPrChange w:id="1318" w:author="Tuan Tran" w:date="2020-06-11T10:10:00Z">
                <w:pPr>
                  <w:widowControl w:val="0"/>
                  <w:ind w:left="3" w:hanging="3"/>
                </w:pPr>
              </w:pPrChange>
            </w:pPr>
          </w:p>
        </w:tc>
      </w:tr>
    </w:tbl>
    <w:p w14:paraId="75BC454A" w14:textId="77777777" w:rsidR="003052CD" w:rsidRDefault="003052CD">
      <w:pPr>
        <w:spacing w:line="360" w:lineRule="auto"/>
        <w:ind w:left="3" w:hanging="3"/>
        <w:rPr>
          <w:b/>
          <w:position w:val="-1"/>
          <w:sz w:val="26"/>
          <w:szCs w:val="26"/>
        </w:rPr>
      </w:pPr>
    </w:p>
    <w:p w14:paraId="52BB0CF6" w14:textId="4C513121" w:rsidR="003052CD" w:rsidRDefault="003052CD">
      <w:pPr>
        <w:pStyle w:val="Heading3"/>
      </w:pPr>
      <w:bookmarkStart w:id="1319" w:name="_Toc42726735"/>
      <w:bookmarkStart w:id="1320" w:name="_Toc42726818"/>
      <w:r>
        <w:t xml:space="preserve">Thông tin về bảng </w:t>
      </w:r>
      <w:r w:rsidR="004F5724">
        <w:rPr>
          <w:b/>
        </w:rPr>
        <w:t>BinhLuan</w:t>
      </w:r>
      <w:bookmarkEnd w:id="1319"/>
      <w:bookmarkEnd w:id="132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14:paraId="39DCA749"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ED148D" w14:textId="77777777" w:rsidR="003052CD" w:rsidRDefault="003052CD">
            <w:pPr>
              <w:widowControl w:val="0"/>
              <w:spacing w:line="360" w:lineRule="auto"/>
              <w:ind w:left="3" w:hanging="3"/>
              <w:rPr>
                <w:b/>
                <w:sz w:val="26"/>
                <w:szCs w:val="26"/>
              </w:rPr>
              <w:pPrChange w:id="1321" w:author="Tuan Tran" w:date="2020-06-11T10:10:00Z">
                <w:pPr>
                  <w:widowControl w:val="0"/>
                  <w:ind w:left="3" w:hanging="3"/>
                </w:pPr>
              </w:pPrChange>
            </w:pPr>
            <w:r>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3A6799" w14:textId="77777777" w:rsidR="003052CD" w:rsidRDefault="003052CD">
            <w:pPr>
              <w:widowControl w:val="0"/>
              <w:spacing w:line="360" w:lineRule="auto"/>
              <w:ind w:left="3" w:hanging="3"/>
              <w:rPr>
                <w:b/>
                <w:sz w:val="26"/>
                <w:szCs w:val="26"/>
              </w:rPr>
              <w:pPrChange w:id="1322" w:author="Tuan Tran" w:date="2020-06-11T10:10:00Z">
                <w:pPr>
                  <w:widowControl w:val="0"/>
                  <w:ind w:left="3" w:hanging="3"/>
                </w:pPr>
              </w:pPrChange>
            </w:pPr>
            <w:r>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A53486" w14:textId="77777777" w:rsidR="003052CD" w:rsidRDefault="003052CD">
            <w:pPr>
              <w:widowControl w:val="0"/>
              <w:spacing w:line="360" w:lineRule="auto"/>
              <w:ind w:left="3" w:hanging="3"/>
              <w:rPr>
                <w:b/>
                <w:sz w:val="26"/>
                <w:szCs w:val="26"/>
              </w:rPr>
              <w:pPrChange w:id="1323" w:author="Tuan Tran" w:date="2020-06-11T10:10:00Z">
                <w:pPr>
                  <w:widowControl w:val="0"/>
                  <w:ind w:left="3" w:hanging="3"/>
                </w:pPr>
              </w:pPrChange>
            </w:pPr>
            <w:r>
              <w:rPr>
                <w:b/>
                <w:sz w:val="26"/>
                <w:szCs w:val="26"/>
              </w:rPr>
              <w:t>Ghi ghi</w:t>
            </w:r>
          </w:p>
        </w:tc>
      </w:tr>
      <w:tr w:rsidR="003052CD" w14:paraId="38FF8DA4"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49C" w14:textId="527899FB" w:rsidR="003052CD" w:rsidRDefault="001D6E3E">
            <w:pPr>
              <w:widowControl w:val="0"/>
              <w:spacing w:line="360" w:lineRule="auto"/>
              <w:ind w:left="3" w:hanging="3"/>
              <w:rPr>
                <w:sz w:val="26"/>
                <w:szCs w:val="26"/>
              </w:rPr>
              <w:pPrChange w:id="1324" w:author="Tuan Tran" w:date="2020-06-11T10:10:00Z">
                <w:pPr>
                  <w:widowControl w:val="0"/>
                  <w:ind w:left="3" w:hanging="3"/>
                </w:pPr>
              </w:pPrChange>
            </w:pPr>
            <w:r w:rsidRPr="001D6E3E">
              <w:rPr>
                <w:sz w:val="26"/>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68D9" w14:textId="77777777" w:rsidR="003052CD" w:rsidRDefault="003052CD">
            <w:pPr>
              <w:widowControl w:val="0"/>
              <w:spacing w:line="360" w:lineRule="auto"/>
              <w:ind w:left="3" w:hanging="3"/>
              <w:rPr>
                <w:sz w:val="26"/>
                <w:szCs w:val="26"/>
              </w:rPr>
              <w:pPrChange w:id="1325"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B476A" w14:textId="77777777" w:rsidR="003052CD" w:rsidRDefault="003052CD">
            <w:pPr>
              <w:widowControl w:val="0"/>
              <w:spacing w:line="360" w:lineRule="auto"/>
              <w:ind w:left="3" w:hanging="3"/>
              <w:rPr>
                <w:sz w:val="26"/>
                <w:szCs w:val="26"/>
              </w:rPr>
              <w:pPrChange w:id="1326" w:author="Tuan Tran" w:date="2020-06-11T10:10:00Z">
                <w:pPr>
                  <w:widowControl w:val="0"/>
                  <w:ind w:left="3" w:hanging="3"/>
                </w:pPr>
              </w:pPrChange>
            </w:pPr>
            <w:r>
              <w:rPr>
                <w:sz w:val="26"/>
                <w:szCs w:val="26"/>
              </w:rPr>
              <w:t>Khoá chính</w:t>
            </w:r>
          </w:p>
        </w:tc>
      </w:tr>
      <w:tr w:rsidR="003052CD" w14:paraId="14CD485B"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A824" w14:textId="7F5D2CB1" w:rsidR="003052CD" w:rsidRDefault="001D6E3E">
            <w:pPr>
              <w:widowControl w:val="0"/>
              <w:spacing w:line="360" w:lineRule="auto"/>
              <w:ind w:left="3" w:hanging="3"/>
              <w:rPr>
                <w:sz w:val="26"/>
                <w:szCs w:val="26"/>
              </w:rPr>
              <w:pPrChange w:id="1327" w:author="Tuan Tran" w:date="2020-06-11T10:10:00Z">
                <w:pPr>
                  <w:widowControl w:val="0"/>
                  <w:ind w:left="3" w:hanging="3"/>
                </w:pPr>
              </w:pPrChange>
            </w:pPr>
            <w:r w:rsidRPr="001D6E3E">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4592" w14:textId="49BC624D" w:rsidR="003052CD" w:rsidRDefault="00365E1E">
            <w:pPr>
              <w:widowControl w:val="0"/>
              <w:spacing w:line="360" w:lineRule="auto"/>
              <w:ind w:left="3" w:hanging="3"/>
              <w:rPr>
                <w:sz w:val="26"/>
                <w:szCs w:val="26"/>
              </w:rPr>
              <w:pPrChange w:id="1328" w:author="Tuan Tran" w:date="2020-06-11T10:10:00Z">
                <w:pPr>
                  <w:widowControl w:val="0"/>
                  <w:ind w:left="3" w:hanging="3"/>
                </w:pPr>
              </w:pPrChange>
            </w:pPr>
            <w:r>
              <w:rPr>
                <w:sz w:val="26"/>
                <w:szCs w:val="26"/>
              </w:rPr>
              <w:t>n</w:t>
            </w:r>
            <w:r w:rsidR="00365CF5">
              <w:rPr>
                <w:sz w:val="26"/>
                <w:szCs w:val="26"/>
              </w:rPr>
              <w:t>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DB95E" w14:textId="77777777" w:rsidR="003052CD" w:rsidRDefault="003052CD">
            <w:pPr>
              <w:widowControl w:val="0"/>
              <w:spacing w:line="360" w:lineRule="auto"/>
              <w:ind w:left="3" w:hanging="3"/>
              <w:rPr>
                <w:sz w:val="26"/>
                <w:szCs w:val="26"/>
              </w:rPr>
              <w:pPrChange w:id="1329" w:author="Tuan Tran" w:date="2020-06-11T10:10:00Z">
                <w:pPr>
                  <w:widowControl w:val="0"/>
                  <w:ind w:left="3" w:hanging="3"/>
                </w:pPr>
              </w:pPrChange>
            </w:pPr>
          </w:p>
        </w:tc>
      </w:tr>
      <w:tr w:rsidR="003052CD" w14:paraId="345E626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8B" w14:textId="31119F34" w:rsidR="003052CD" w:rsidRDefault="001D6E3E">
            <w:pPr>
              <w:widowControl w:val="0"/>
              <w:spacing w:line="360" w:lineRule="auto"/>
              <w:ind w:left="3" w:hanging="3"/>
              <w:rPr>
                <w:sz w:val="26"/>
                <w:szCs w:val="26"/>
              </w:rPr>
              <w:pPrChange w:id="1330" w:author="Tuan Tran" w:date="2020-06-11T10:10:00Z">
                <w:pPr>
                  <w:widowControl w:val="0"/>
                  <w:ind w:left="3" w:hanging="3"/>
                </w:pPr>
              </w:pPrChange>
            </w:pPr>
            <w:r w:rsidRPr="001D6E3E">
              <w:rPr>
                <w:sz w:val="26"/>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9CE8" w14:textId="2A70EFA7" w:rsidR="003052CD" w:rsidRDefault="00DA7304">
            <w:pPr>
              <w:widowControl w:val="0"/>
              <w:spacing w:line="360" w:lineRule="auto"/>
              <w:ind w:left="3" w:hanging="3"/>
              <w:rPr>
                <w:sz w:val="26"/>
                <w:szCs w:val="26"/>
              </w:rPr>
              <w:pPrChange w:id="1331" w:author="Tuan Tran" w:date="2020-06-11T10:10:00Z">
                <w:pPr>
                  <w:widowControl w:val="0"/>
                  <w:ind w:left="3" w:hanging="3"/>
                </w:pPr>
              </w:pPrChange>
            </w:pPr>
            <w:r>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7C3F" w14:textId="77777777" w:rsidR="003052CD" w:rsidRDefault="003052CD">
            <w:pPr>
              <w:widowControl w:val="0"/>
              <w:spacing w:line="360" w:lineRule="auto"/>
              <w:ind w:left="3" w:hanging="3"/>
              <w:rPr>
                <w:sz w:val="26"/>
                <w:szCs w:val="26"/>
              </w:rPr>
              <w:pPrChange w:id="1332" w:author="Tuan Tran" w:date="2020-06-11T10:10:00Z">
                <w:pPr>
                  <w:widowControl w:val="0"/>
                  <w:ind w:left="3" w:hanging="3"/>
                </w:pPr>
              </w:pPrChange>
            </w:pPr>
          </w:p>
        </w:tc>
      </w:tr>
      <w:tr w:rsidR="003052CD" w14:paraId="07CD8052"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5B25" w14:textId="59FE5702" w:rsidR="003052CD" w:rsidRDefault="001D6E3E">
            <w:pPr>
              <w:widowControl w:val="0"/>
              <w:spacing w:line="360" w:lineRule="auto"/>
              <w:ind w:left="3" w:hanging="3"/>
              <w:rPr>
                <w:sz w:val="26"/>
                <w:szCs w:val="26"/>
              </w:rPr>
              <w:pPrChange w:id="1333" w:author="Tuan Tran" w:date="2020-06-11T10:10:00Z">
                <w:pPr>
                  <w:widowControl w:val="0"/>
                  <w:ind w:left="3" w:hanging="3"/>
                </w:pPr>
              </w:pPrChange>
            </w:pPr>
            <w:r w:rsidRPr="001D6E3E">
              <w:rPr>
                <w:sz w:val="26"/>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5DBB" w14:textId="0E91B7AB" w:rsidR="003052CD" w:rsidRDefault="00127DF1">
            <w:pPr>
              <w:widowControl w:val="0"/>
              <w:spacing w:line="360" w:lineRule="auto"/>
              <w:ind w:left="3" w:hanging="3"/>
              <w:rPr>
                <w:sz w:val="26"/>
                <w:szCs w:val="26"/>
              </w:rPr>
              <w:pPrChange w:id="1334"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B86C2" w14:textId="265366D0" w:rsidR="003052CD" w:rsidRDefault="00365CF5">
            <w:pPr>
              <w:widowControl w:val="0"/>
              <w:spacing w:line="360" w:lineRule="auto"/>
              <w:ind w:left="3" w:hanging="3"/>
              <w:rPr>
                <w:sz w:val="26"/>
                <w:szCs w:val="26"/>
              </w:rPr>
              <w:pPrChange w:id="1335" w:author="Tuan Tran" w:date="2020-06-11T10:10:00Z">
                <w:pPr>
                  <w:widowControl w:val="0"/>
                  <w:ind w:left="3" w:hanging="3"/>
                </w:pPr>
              </w:pPrChange>
            </w:pPr>
            <w:r w:rsidRPr="006C37EE">
              <w:rPr>
                <w:sz w:val="26"/>
                <w:szCs w:val="26"/>
              </w:rPr>
              <w:t>Khóa ngoại</w:t>
            </w:r>
          </w:p>
        </w:tc>
      </w:tr>
      <w:tr w:rsidR="003052CD" w14:paraId="46E7B49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73F9" w14:textId="123995FB" w:rsidR="003052CD" w:rsidRDefault="001D6E3E">
            <w:pPr>
              <w:widowControl w:val="0"/>
              <w:spacing w:line="360" w:lineRule="auto"/>
              <w:ind w:left="3" w:hanging="3"/>
              <w:rPr>
                <w:sz w:val="26"/>
                <w:szCs w:val="26"/>
              </w:rPr>
              <w:pPrChange w:id="1336" w:author="Tuan Tran" w:date="2020-06-11T10:10:00Z">
                <w:pPr>
                  <w:widowControl w:val="0"/>
                  <w:ind w:left="3" w:hanging="3"/>
                </w:pPr>
              </w:pPrChange>
            </w:pPr>
            <w:r w:rsidRPr="001D6E3E">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B68" w14:textId="0F22F81C" w:rsidR="003052CD" w:rsidRDefault="00127DF1">
            <w:pPr>
              <w:widowControl w:val="0"/>
              <w:spacing w:line="360" w:lineRule="auto"/>
              <w:ind w:left="3" w:hanging="3"/>
              <w:rPr>
                <w:sz w:val="26"/>
                <w:szCs w:val="26"/>
              </w:rPr>
              <w:pPrChange w:id="1337"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D0F9" w14:textId="5DB0E792" w:rsidR="003052CD" w:rsidRDefault="00365CF5">
            <w:pPr>
              <w:widowControl w:val="0"/>
              <w:spacing w:line="360" w:lineRule="auto"/>
              <w:ind w:left="3" w:hanging="3"/>
              <w:rPr>
                <w:sz w:val="26"/>
                <w:szCs w:val="26"/>
              </w:rPr>
              <w:pPrChange w:id="1338" w:author="Tuan Tran" w:date="2020-06-11T10:10:00Z">
                <w:pPr>
                  <w:widowControl w:val="0"/>
                  <w:ind w:left="3" w:hanging="3"/>
                </w:pPr>
              </w:pPrChange>
            </w:pPr>
            <w:r w:rsidRPr="006C37EE">
              <w:rPr>
                <w:sz w:val="26"/>
                <w:szCs w:val="26"/>
              </w:rPr>
              <w:t>Khóa ngoại</w:t>
            </w:r>
          </w:p>
        </w:tc>
      </w:tr>
      <w:tr w:rsidR="001D6E3E" w14:paraId="608420B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ED60" w14:textId="344DAD07" w:rsidR="001D6E3E" w:rsidRPr="001D6E3E" w:rsidRDefault="001D6E3E">
            <w:pPr>
              <w:widowControl w:val="0"/>
              <w:spacing w:line="360" w:lineRule="auto"/>
              <w:ind w:left="3" w:hanging="3"/>
              <w:rPr>
                <w:sz w:val="26"/>
                <w:szCs w:val="26"/>
              </w:rPr>
              <w:pPrChange w:id="1339" w:author="Tuan Tran" w:date="2020-06-11T10:10:00Z">
                <w:pPr>
                  <w:widowControl w:val="0"/>
                  <w:ind w:left="3" w:hanging="3"/>
                </w:pPr>
              </w:pPrChange>
            </w:pPr>
            <w:r w:rsidRPr="001D6E3E">
              <w:rPr>
                <w:sz w:val="26"/>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660C" w14:textId="206B0136" w:rsidR="001D6E3E" w:rsidRDefault="0063582E">
            <w:pPr>
              <w:widowControl w:val="0"/>
              <w:spacing w:line="360" w:lineRule="auto"/>
              <w:ind w:left="3" w:hanging="3"/>
              <w:rPr>
                <w:sz w:val="26"/>
                <w:szCs w:val="26"/>
              </w:rPr>
              <w:pPrChange w:id="1340" w:author="Tuan Tran" w:date="2020-06-11T10:10:00Z">
                <w:pPr>
                  <w:widowControl w:val="0"/>
                  <w:ind w:left="3" w:hanging="3"/>
                </w:pPr>
              </w:pPrChange>
            </w:pPr>
            <w:r>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C2F6" w14:textId="66B0C3C6" w:rsidR="001D6E3E" w:rsidRDefault="00365CF5">
            <w:pPr>
              <w:widowControl w:val="0"/>
              <w:spacing w:line="360" w:lineRule="auto"/>
              <w:ind w:left="3" w:hanging="3"/>
              <w:rPr>
                <w:sz w:val="26"/>
                <w:szCs w:val="26"/>
              </w:rPr>
              <w:pPrChange w:id="1341" w:author="Tuan Tran" w:date="2020-06-11T10:10:00Z">
                <w:pPr>
                  <w:widowControl w:val="0"/>
                  <w:ind w:left="3" w:hanging="3"/>
                </w:pPr>
              </w:pPrChange>
            </w:pPr>
            <w:r w:rsidRPr="006C37EE">
              <w:rPr>
                <w:sz w:val="26"/>
                <w:szCs w:val="26"/>
              </w:rPr>
              <w:t>Khóa ngoại</w:t>
            </w:r>
          </w:p>
        </w:tc>
      </w:tr>
    </w:tbl>
    <w:p w14:paraId="13B580AE" w14:textId="77777777" w:rsidR="00C41BE5" w:rsidRDefault="00C41BE5">
      <w:pPr>
        <w:spacing w:after="160" w:line="360" w:lineRule="auto"/>
        <w:ind w:firstLine="567"/>
        <w:rPr>
          <w:ins w:id="1342" w:author="Tuan Tran" w:date="2020-06-11T11:18:00Z"/>
          <w:rFonts w:eastAsiaTheme="majorEastAsia"/>
          <w:b/>
          <w:bCs/>
          <w:color w:val="000000" w:themeColor="text1"/>
          <w:sz w:val="32"/>
          <w:szCs w:val="32"/>
        </w:rPr>
      </w:pPr>
      <w:bookmarkStart w:id="1343" w:name="_Toc42726185"/>
      <w:ins w:id="1344" w:author="Tuan Tran" w:date="2020-06-11T11:18:00Z">
        <w:r>
          <w:rPr>
            <w:b/>
            <w:bCs/>
            <w:color w:val="000000" w:themeColor="text1"/>
          </w:rPr>
          <w:br w:type="page"/>
        </w:r>
      </w:ins>
    </w:p>
    <w:p w14:paraId="122762F8" w14:textId="7ED38580" w:rsidR="003D2AFE" w:rsidRPr="00624518" w:rsidRDefault="00E57CAD">
      <w:pPr>
        <w:pStyle w:val="Heading1"/>
        <w:pBdr>
          <w:bottom w:val="single" w:sz="12" w:space="1" w:color="auto"/>
        </w:pBdr>
        <w:spacing w:line="360" w:lineRule="auto"/>
        <w:rPr>
          <w:rFonts w:ascii="Times New Roman" w:hAnsi="Times New Roman" w:cs="Times New Roman"/>
          <w:b/>
          <w:bCs/>
          <w:color w:val="000000" w:themeColor="text1"/>
        </w:rPr>
      </w:pPr>
      <w:r w:rsidRPr="00624518">
        <w:rPr>
          <w:rFonts w:ascii="Times New Roman" w:hAnsi="Times New Roman" w:cs="Times New Roman"/>
          <w:b/>
          <w:bCs/>
          <w:color w:val="000000" w:themeColor="text1"/>
        </w:rPr>
        <w:lastRenderedPageBreak/>
        <w:t>CHƯƠNG 4: KẾT QUẢ THỰC NGHIỆM</w:t>
      </w:r>
      <w:bookmarkEnd w:id="1343"/>
    </w:p>
    <w:p w14:paraId="108AC989" w14:textId="77777777" w:rsidR="006B1B69" w:rsidRPr="00624518" w:rsidRDefault="006B1B69">
      <w:pPr>
        <w:pStyle w:val="ListParagraph"/>
        <w:numPr>
          <w:ilvl w:val="0"/>
          <w:numId w:val="4"/>
        </w:numPr>
        <w:spacing w:after="160" w:line="360" w:lineRule="auto"/>
        <w:outlineLvl w:val="1"/>
        <w:rPr>
          <w:b/>
          <w:bCs/>
          <w:vanish/>
          <w:sz w:val="28"/>
          <w:szCs w:val="28"/>
        </w:rPr>
      </w:pPr>
      <w:bookmarkStart w:id="1345" w:name="_Toc26359872"/>
      <w:bookmarkStart w:id="1346" w:name="_Toc26359959"/>
      <w:bookmarkStart w:id="1347" w:name="_Toc26360026"/>
      <w:bookmarkStart w:id="1348" w:name="_Toc41927746"/>
      <w:bookmarkStart w:id="1349" w:name="_Toc42013985"/>
      <w:bookmarkStart w:id="1350" w:name="_Toc42090857"/>
      <w:bookmarkStart w:id="1351" w:name="_Toc42175428"/>
      <w:bookmarkStart w:id="1352" w:name="_Toc42247653"/>
      <w:bookmarkStart w:id="1353" w:name="_Toc42247728"/>
      <w:bookmarkStart w:id="1354" w:name="_Toc42467912"/>
      <w:bookmarkStart w:id="1355" w:name="_Toc42467975"/>
      <w:bookmarkStart w:id="1356" w:name="_Toc42505354"/>
      <w:bookmarkStart w:id="1357" w:name="_Toc42505413"/>
      <w:bookmarkStart w:id="1358" w:name="_Toc42505472"/>
      <w:bookmarkStart w:id="1359" w:name="_Toc42726186"/>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7EFF0FD8" w14:textId="24527DB2" w:rsidR="006B1B69" w:rsidRPr="00624518" w:rsidDel="00E42FC9" w:rsidRDefault="006B1B69">
      <w:pPr>
        <w:pStyle w:val="ListParagraph"/>
        <w:numPr>
          <w:ilvl w:val="1"/>
          <w:numId w:val="4"/>
        </w:numPr>
        <w:spacing w:after="160" w:line="360" w:lineRule="auto"/>
        <w:ind w:left="709" w:hanging="709"/>
        <w:outlineLvl w:val="1"/>
        <w:rPr>
          <w:del w:id="1360" w:author="Tuan Tran" w:date="2020-06-11T11:17:00Z"/>
          <w:b/>
          <w:bCs/>
          <w:sz w:val="28"/>
          <w:szCs w:val="28"/>
        </w:rPr>
      </w:pPr>
      <w:bookmarkStart w:id="1361" w:name="_Toc42726187"/>
      <w:del w:id="1362" w:author="Tuan Tran" w:date="2020-06-11T11:17:00Z">
        <w:r w:rsidRPr="00624518" w:rsidDel="00E42FC9">
          <w:rPr>
            <w:b/>
            <w:bCs/>
            <w:sz w:val="28"/>
            <w:szCs w:val="28"/>
          </w:rPr>
          <w:delText>Các thành phần chức năng hệ thống</w:delText>
        </w:r>
        <w:bookmarkEnd w:id="1361"/>
      </w:del>
    </w:p>
    <w:p w14:paraId="44FF2D2E" w14:textId="24561217" w:rsidR="006B1B69" w:rsidRPr="00624518" w:rsidRDefault="006B1B69">
      <w:pPr>
        <w:pStyle w:val="ListParagraph"/>
        <w:numPr>
          <w:ilvl w:val="1"/>
          <w:numId w:val="4"/>
        </w:numPr>
        <w:spacing w:after="160" w:line="360" w:lineRule="auto"/>
        <w:ind w:left="709" w:hanging="709"/>
        <w:outlineLvl w:val="1"/>
        <w:rPr>
          <w:b/>
          <w:bCs/>
          <w:sz w:val="28"/>
          <w:szCs w:val="28"/>
        </w:rPr>
      </w:pPr>
      <w:bookmarkStart w:id="1363" w:name="_Toc42726188"/>
      <w:r w:rsidRPr="00624518">
        <w:rPr>
          <w:b/>
          <w:bCs/>
          <w:sz w:val="28"/>
          <w:szCs w:val="28"/>
        </w:rPr>
        <w:t>Giao diện và chức năng sản phẩm</w:t>
      </w:r>
      <w:bookmarkEnd w:id="1363"/>
    </w:p>
    <w:p w14:paraId="0EF1DF20" w14:textId="42238FE8" w:rsidR="004F2094" w:rsidRPr="00624518" w:rsidRDefault="004F2094">
      <w:pPr>
        <w:pStyle w:val="ListParagraph"/>
        <w:numPr>
          <w:ilvl w:val="2"/>
          <w:numId w:val="4"/>
        </w:numPr>
        <w:spacing w:after="160" w:line="360" w:lineRule="auto"/>
        <w:ind w:left="709" w:hanging="709"/>
        <w:outlineLvl w:val="2"/>
        <w:rPr>
          <w:i/>
          <w:iCs/>
          <w:sz w:val="28"/>
          <w:szCs w:val="28"/>
        </w:rPr>
      </w:pPr>
      <w:bookmarkStart w:id="1364" w:name="_Toc24363362"/>
      <w:bookmarkStart w:id="1365" w:name="_Toc42726189"/>
      <w:r w:rsidRPr="00624518">
        <w:rPr>
          <w:i/>
          <w:iCs/>
          <w:sz w:val="28"/>
          <w:szCs w:val="28"/>
        </w:rPr>
        <w:t>Đăng nhập</w:t>
      </w:r>
      <w:bookmarkEnd w:id="1364"/>
      <w:bookmarkEnd w:id="1365"/>
    </w:p>
    <w:p w14:paraId="7009780F" w14:textId="3100CC51" w:rsidR="004F2094" w:rsidRPr="00624518" w:rsidRDefault="004F2094">
      <w:pPr>
        <w:spacing w:line="360" w:lineRule="auto"/>
        <w:ind w:firstLine="567"/>
        <w:jc w:val="both"/>
        <w:rPr>
          <w:sz w:val="26"/>
          <w:szCs w:val="26"/>
        </w:rPr>
      </w:pPr>
      <w:r w:rsidRPr="00624518">
        <w:rPr>
          <w:sz w:val="26"/>
          <w:szCs w:val="26"/>
        </w:rPr>
        <w:t>Để đăng nhập vào hệ thống, bạn cần có tài khoản</w:t>
      </w:r>
      <w:r w:rsidR="00536383">
        <w:rPr>
          <w:sz w:val="26"/>
          <w:szCs w:val="26"/>
        </w:rPr>
        <w:t xml:space="preserve"> đã được đăng ký</w:t>
      </w:r>
      <w:r w:rsidRPr="00624518">
        <w:rPr>
          <w:sz w:val="26"/>
          <w:szCs w:val="26"/>
        </w:rPr>
        <w:t xml:space="preserve">. Vào trang chủ và nhập thông tin tài khoản, mật khẩu </w:t>
      </w:r>
      <w:r w:rsidR="003A09E2">
        <w:rPr>
          <w:sz w:val="26"/>
          <w:szCs w:val="26"/>
        </w:rPr>
        <w:t xml:space="preserve">đã đăng ký thành công </w:t>
      </w:r>
      <w:r w:rsidRPr="00624518">
        <w:rPr>
          <w:sz w:val="26"/>
          <w:szCs w:val="26"/>
        </w:rPr>
        <w:t xml:space="preserve">vào sau đó ấn </w:t>
      </w:r>
      <w:r w:rsidRPr="00624518">
        <w:rPr>
          <w:b/>
          <w:bCs/>
          <w:sz w:val="26"/>
          <w:szCs w:val="26"/>
        </w:rPr>
        <w:t>Đăng nhập</w:t>
      </w:r>
      <w:r w:rsidRPr="00624518">
        <w:rPr>
          <w:sz w:val="26"/>
          <w:szCs w:val="26"/>
        </w:rPr>
        <w:t>.</w:t>
      </w:r>
    </w:p>
    <w:p w14:paraId="7756C56B" w14:textId="19F1EB3E" w:rsidR="00A561CD" w:rsidRDefault="00EF506C">
      <w:pPr>
        <w:spacing w:line="360" w:lineRule="auto"/>
        <w:ind w:firstLine="567"/>
        <w:jc w:val="center"/>
        <w:rPr>
          <w:noProof/>
          <w:sz w:val="26"/>
          <w:szCs w:val="26"/>
        </w:rPr>
      </w:pPr>
      <w:r w:rsidRPr="00EF506C">
        <w:rPr>
          <w:noProof/>
          <w:sz w:val="26"/>
          <w:szCs w:val="26"/>
        </w:rPr>
        <w:drawing>
          <wp:inline distT="0" distB="0" distL="0" distR="0" wp14:anchorId="4010CC48" wp14:editId="1C0B9090">
            <wp:extent cx="4607050" cy="2087593"/>
            <wp:effectExtent l="0" t="0" r="317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8999" cy="2120195"/>
                    </a:xfrm>
                    <a:prstGeom prst="rect">
                      <a:avLst/>
                    </a:prstGeom>
                  </pic:spPr>
                </pic:pic>
              </a:graphicData>
            </a:graphic>
          </wp:inline>
        </w:drawing>
      </w:r>
      <w:r w:rsidR="00AE23F8" w:rsidRPr="00AE23F8">
        <w:rPr>
          <w:noProof/>
          <w:sz w:val="26"/>
          <w:szCs w:val="26"/>
        </w:rPr>
        <w:t xml:space="preserve"> </w:t>
      </w:r>
    </w:p>
    <w:p w14:paraId="70DA5E45" w14:textId="419C6E0E" w:rsidR="00C56050" w:rsidRPr="00624518" w:rsidRDefault="00C56050">
      <w:pPr>
        <w:pStyle w:val="Heading4"/>
        <w:rPr>
          <w:noProof/>
        </w:rPr>
      </w:pPr>
      <w:bookmarkStart w:id="1366" w:name="_Toc42729567"/>
      <w:bookmarkStart w:id="1367" w:name="_Toc42730093"/>
      <w:bookmarkStart w:id="1368" w:name="_Toc42730193"/>
      <w:r>
        <w:rPr>
          <w:noProof/>
        </w:rPr>
        <w:t>Hình 1. Giao diện đăng nhập</w:t>
      </w:r>
      <w:bookmarkEnd w:id="1366"/>
      <w:bookmarkEnd w:id="1367"/>
      <w:bookmarkEnd w:id="1368"/>
    </w:p>
    <w:p w14:paraId="2D7D1AF0" w14:textId="77777777" w:rsidR="004F2094" w:rsidRDefault="004F2094">
      <w:pPr>
        <w:pStyle w:val="ListParagraph"/>
        <w:numPr>
          <w:ilvl w:val="2"/>
          <w:numId w:val="4"/>
        </w:numPr>
        <w:spacing w:after="160" w:line="360" w:lineRule="auto"/>
        <w:ind w:left="709" w:hanging="709"/>
        <w:outlineLvl w:val="2"/>
        <w:rPr>
          <w:i/>
          <w:iCs/>
          <w:sz w:val="28"/>
          <w:szCs w:val="28"/>
        </w:rPr>
      </w:pPr>
      <w:bookmarkStart w:id="1369" w:name="_Toc24363363"/>
      <w:bookmarkStart w:id="1370" w:name="_Toc42726190"/>
      <w:r w:rsidRPr="00624518">
        <w:rPr>
          <w:i/>
          <w:iCs/>
          <w:sz w:val="28"/>
          <w:szCs w:val="28"/>
        </w:rPr>
        <w:t xml:space="preserve">Đăng </w:t>
      </w:r>
      <w:bookmarkEnd w:id="1369"/>
      <w:r w:rsidR="00AE23F8">
        <w:rPr>
          <w:i/>
          <w:iCs/>
          <w:sz w:val="28"/>
          <w:szCs w:val="28"/>
        </w:rPr>
        <w:t>ký</w:t>
      </w:r>
      <w:bookmarkEnd w:id="1370"/>
    </w:p>
    <w:p w14:paraId="1C61F703" w14:textId="2936EE8C" w:rsidR="00536383" w:rsidRDefault="00A561CD">
      <w:pPr>
        <w:spacing w:line="360" w:lineRule="auto"/>
        <w:ind w:left="709"/>
        <w:jc w:val="center"/>
        <w:rPr>
          <w:sz w:val="26"/>
          <w:szCs w:val="26"/>
        </w:rPr>
        <w:pPrChange w:id="1371" w:author="Tuan Tran" w:date="2020-06-11T10:10:00Z">
          <w:pPr>
            <w:ind w:left="709"/>
            <w:jc w:val="center"/>
          </w:pPr>
        </w:pPrChange>
      </w:pPr>
      <w:r w:rsidRPr="00A561CD">
        <w:rPr>
          <w:noProof/>
          <w:sz w:val="26"/>
          <w:szCs w:val="26"/>
        </w:rPr>
        <w:drawing>
          <wp:inline distT="0" distB="0" distL="0" distR="0" wp14:anchorId="6745B1C4" wp14:editId="3F1B30CC">
            <wp:extent cx="4528868" cy="27269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829" cy="2741381"/>
                    </a:xfrm>
                    <a:prstGeom prst="rect">
                      <a:avLst/>
                    </a:prstGeom>
                  </pic:spPr>
                </pic:pic>
              </a:graphicData>
            </a:graphic>
          </wp:inline>
        </w:drawing>
      </w:r>
    </w:p>
    <w:p w14:paraId="3B6A3412" w14:textId="0F2086B7" w:rsidR="00C56050" w:rsidRDefault="00C56050">
      <w:pPr>
        <w:pStyle w:val="Heading4"/>
      </w:pPr>
      <w:bookmarkStart w:id="1372" w:name="_Toc42729568"/>
      <w:bookmarkStart w:id="1373" w:name="_Toc42730094"/>
      <w:bookmarkStart w:id="1374" w:name="_Toc42730194"/>
      <w:r>
        <w:t>Hình 2. Giao diện đăng ký</w:t>
      </w:r>
      <w:bookmarkEnd w:id="1372"/>
      <w:bookmarkEnd w:id="1373"/>
      <w:bookmarkEnd w:id="1374"/>
    </w:p>
    <w:p w14:paraId="5A3C6A7F" w14:textId="69F022AC" w:rsidR="00A561CD" w:rsidRDefault="00A561CD">
      <w:pPr>
        <w:spacing w:line="360" w:lineRule="auto"/>
        <w:ind w:left="709"/>
        <w:rPr>
          <w:sz w:val="26"/>
          <w:szCs w:val="26"/>
        </w:rPr>
        <w:pPrChange w:id="1375" w:author="Tuan Tran" w:date="2020-06-11T10:10:00Z">
          <w:pPr>
            <w:ind w:left="709"/>
          </w:pPr>
        </w:pPrChange>
      </w:pPr>
      <w:r>
        <w:rPr>
          <w:sz w:val="26"/>
          <w:szCs w:val="26"/>
        </w:rPr>
        <w:t>Để đăng nhập vào hệ thống bạn cần đăng ký tài khoản và mật khẩu cho bản thân</w:t>
      </w:r>
    </w:p>
    <w:p w14:paraId="3C6F0869" w14:textId="77777777" w:rsidR="00D87017" w:rsidRPr="00536383" w:rsidRDefault="00D87017">
      <w:pPr>
        <w:spacing w:line="360" w:lineRule="auto"/>
        <w:ind w:left="709"/>
        <w:rPr>
          <w:sz w:val="26"/>
          <w:szCs w:val="26"/>
        </w:rPr>
        <w:pPrChange w:id="1376" w:author="Tuan Tran" w:date="2020-06-11T10:10:00Z">
          <w:pPr>
            <w:ind w:left="709"/>
          </w:pPr>
        </w:pPrChange>
      </w:pPr>
    </w:p>
    <w:p w14:paraId="76EE5931" w14:textId="72459BFD" w:rsidR="00AE23F8" w:rsidRPr="00AE23F8" w:rsidRDefault="00AE23F8">
      <w:pPr>
        <w:pStyle w:val="ListParagraph"/>
        <w:numPr>
          <w:ilvl w:val="2"/>
          <w:numId w:val="4"/>
        </w:numPr>
        <w:spacing w:after="160" w:line="360" w:lineRule="auto"/>
        <w:ind w:left="709" w:hanging="709"/>
        <w:outlineLvl w:val="2"/>
        <w:rPr>
          <w:i/>
          <w:iCs/>
          <w:sz w:val="28"/>
          <w:szCs w:val="28"/>
        </w:rPr>
      </w:pPr>
      <w:bookmarkStart w:id="1377" w:name="_Toc42726191"/>
      <w:r w:rsidRPr="00AE23F8">
        <w:rPr>
          <w:i/>
          <w:iCs/>
          <w:sz w:val="28"/>
          <w:szCs w:val="28"/>
        </w:rPr>
        <w:lastRenderedPageBreak/>
        <w:t>Đăng xuất</w:t>
      </w:r>
      <w:bookmarkEnd w:id="1377"/>
    </w:p>
    <w:p w14:paraId="391B4817" w14:textId="660F8661" w:rsidR="004F2094" w:rsidRPr="00624518" w:rsidRDefault="004F2094">
      <w:pPr>
        <w:spacing w:line="360" w:lineRule="auto"/>
        <w:ind w:firstLine="567"/>
        <w:jc w:val="both"/>
        <w:rPr>
          <w:sz w:val="26"/>
          <w:szCs w:val="26"/>
        </w:rPr>
      </w:pPr>
      <w:r w:rsidRPr="00624518">
        <w:rPr>
          <w:sz w:val="26"/>
          <w:szCs w:val="26"/>
        </w:rPr>
        <w:t xml:space="preserve">Tại góc trên bên phải, bạn ấn vào tên của mình. Sau đó chọn vào </w:t>
      </w:r>
      <w:r w:rsidRPr="00624518">
        <w:rPr>
          <w:b/>
          <w:bCs/>
          <w:sz w:val="26"/>
          <w:szCs w:val="26"/>
        </w:rPr>
        <w:t>đăng xuất</w:t>
      </w:r>
      <w:r w:rsidRPr="00624518">
        <w:rPr>
          <w:sz w:val="26"/>
          <w:szCs w:val="26"/>
        </w:rPr>
        <w:t>.</w:t>
      </w:r>
    </w:p>
    <w:p w14:paraId="66A95BD7" w14:textId="21B65AA9" w:rsidR="004F2094" w:rsidRDefault="00055240">
      <w:pPr>
        <w:spacing w:line="360" w:lineRule="auto"/>
        <w:ind w:firstLine="567"/>
        <w:jc w:val="center"/>
        <w:rPr>
          <w:sz w:val="26"/>
          <w:szCs w:val="26"/>
        </w:rPr>
      </w:pPr>
      <w:r w:rsidRPr="00055240">
        <w:rPr>
          <w:noProof/>
          <w:sz w:val="26"/>
          <w:szCs w:val="26"/>
        </w:rPr>
        <w:drawing>
          <wp:inline distT="0" distB="0" distL="0" distR="0" wp14:anchorId="24E4BC1A" wp14:editId="1A36D914">
            <wp:extent cx="1743318" cy="1752845"/>
            <wp:effectExtent l="133350" t="114300" r="123825" b="1714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3318" cy="175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C2C2" w14:textId="20C95A85" w:rsidR="00C56050" w:rsidRPr="00624518" w:rsidRDefault="00C56050">
      <w:pPr>
        <w:pStyle w:val="Heading4"/>
      </w:pPr>
      <w:bookmarkStart w:id="1378" w:name="_Toc42729569"/>
      <w:bookmarkStart w:id="1379" w:name="_Toc42730095"/>
      <w:bookmarkStart w:id="1380" w:name="_Toc42730195"/>
      <w:r>
        <w:t>Hình 3. Giao diện đăng xuất</w:t>
      </w:r>
      <w:bookmarkEnd w:id="1378"/>
      <w:bookmarkEnd w:id="1379"/>
      <w:bookmarkEnd w:id="1380"/>
    </w:p>
    <w:p w14:paraId="0A353DDF" w14:textId="77777777" w:rsidR="004F2094" w:rsidRPr="00624518" w:rsidRDefault="004F2094">
      <w:pPr>
        <w:spacing w:line="360" w:lineRule="auto"/>
        <w:ind w:firstLine="567"/>
        <w:rPr>
          <w:sz w:val="26"/>
          <w:szCs w:val="26"/>
        </w:rPr>
      </w:pPr>
      <w:r w:rsidRPr="00624518">
        <w:rPr>
          <w:sz w:val="26"/>
          <w:szCs w:val="26"/>
        </w:rPr>
        <w:t xml:space="preserve">Website sẽ xác nhận lại lần nữa về việc ngắt phiên làm việc, sau khi bạn bấm </w:t>
      </w:r>
      <w:r w:rsidRPr="00F36ADE">
        <w:rPr>
          <w:sz w:val="26"/>
          <w:szCs w:val="26"/>
        </w:rPr>
        <w:t>Có</w:t>
      </w:r>
      <w:r w:rsidRPr="00624518">
        <w:rPr>
          <w:sz w:val="26"/>
          <w:szCs w:val="26"/>
        </w:rPr>
        <w:t xml:space="preserve"> thì phiên làm việc sẽ chấm dứt, bạn sẽ được chuyển đến trang đăng nhập.</w:t>
      </w:r>
    </w:p>
    <w:p w14:paraId="4243F6EB" w14:textId="77777777" w:rsidR="000F0752" w:rsidRDefault="004F2094">
      <w:pPr>
        <w:spacing w:line="360" w:lineRule="auto"/>
        <w:jc w:val="center"/>
        <w:pPrChange w:id="1381" w:author="Tuan Tran" w:date="2020-06-11T10:10:00Z">
          <w:pPr>
            <w:jc w:val="center"/>
          </w:pPr>
        </w:pPrChange>
      </w:pPr>
      <w:bookmarkStart w:id="1382" w:name="_Toc42729570"/>
      <w:r w:rsidRPr="00624518">
        <w:rPr>
          <w:noProof/>
        </w:rPr>
        <w:drawing>
          <wp:inline distT="0" distB="0" distL="0" distR="0" wp14:anchorId="04FBFAE5" wp14:editId="51D4C8CE">
            <wp:extent cx="4772691" cy="1257475"/>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257475"/>
                    </a:xfrm>
                    <a:prstGeom prst="rect">
                      <a:avLst/>
                    </a:prstGeom>
                  </pic:spPr>
                </pic:pic>
              </a:graphicData>
            </a:graphic>
          </wp:inline>
        </w:drawing>
      </w:r>
    </w:p>
    <w:p w14:paraId="379343AB" w14:textId="307F2D30" w:rsidR="004F2094" w:rsidRPr="00624518" w:rsidRDefault="00C56050">
      <w:pPr>
        <w:pStyle w:val="Heading4"/>
      </w:pPr>
      <w:bookmarkStart w:id="1383" w:name="_Toc42730096"/>
      <w:bookmarkStart w:id="1384" w:name="_Toc42730196"/>
      <w:r>
        <w:t>Hình 4. Thông báo đăng xuất</w:t>
      </w:r>
      <w:bookmarkEnd w:id="1382"/>
      <w:bookmarkEnd w:id="1383"/>
      <w:bookmarkEnd w:id="1384"/>
    </w:p>
    <w:p w14:paraId="2797BEAE" w14:textId="21D410D7" w:rsidR="004F2094" w:rsidRPr="00624518" w:rsidRDefault="004F2094">
      <w:pPr>
        <w:pStyle w:val="ListParagraph"/>
        <w:numPr>
          <w:ilvl w:val="2"/>
          <w:numId w:val="4"/>
        </w:numPr>
        <w:spacing w:after="160" w:line="360" w:lineRule="auto"/>
        <w:ind w:left="709" w:hanging="709"/>
        <w:outlineLvl w:val="2"/>
        <w:rPr>
          <w:i/>
          <w:iCs/>
          <w:sz w:val="28"/>
          <w:szCs w:val="28"/>
        </w:rPr>
      </w:pPr>
      <w:bookmarkStart w:id="1385" w:name="_Toc24363364"/>
      <w:bookmarkStart w:id="1386" w:name="_Toc42726192"/>
      <w:r w:rsidRPr="00624518">
        <w:rPr>
          <w:i/>
          <w:iCs/>
          <w:sz w:val="28"/>
          <w:szCs w:val="28"/>
        </w:rPr>
        <w:t>Quên mật khẩu</w:t>
      </w:r>
      <w:bookmarkEnd w:id="1385"/>
      <w:bookmarkEnd w:id="1386"/>
    </w:p>
    <w:p w14:paraId="037ADE99" w14:textId="77777777" w:rsidR="004F2094" w:rsidRPr="00624518" w:rsidRDefault="004F2094">
      <w:pPr>
        <w:spacing w:line="360" w:lineRule="auto"/>
        <w:ind w:firstLine="567"/>
        <w:jc w:val="both"/>
        <w:rPr>
          <w:sz w:val="26"/>
          <w:szCs w:val="26"/>
        </w:rPr>
      </w:pPr>
      <w:r w:rsidRPr="00624518">
        <w:rPr>
          <w:sz w:val="26"/>
          <w:szCs w:val="26"/>
        </w:rPr>
        <w:t xml:space="preserve">Nếu quên mật khẩu, bạn có thể sử dụng tính năng đặt lại mật khẩu, tính năng này giúp bạn đặt lại một mật khẩu mới. </w:t>
      </w:r>
    </w:p>
    <w:p w14:paraId="1BBA4EB4" w14:textId="5DEB830A" w:rsidR="004F2094" w:rsidRPr="00624518" w:rsidRDefault="004F2094">
      <w:pPr>
        <w:spacing w:line="360" w:lineRule="auto"/>
        <w:ind w:firstLine="567"/>
        <w:jc w:val="both"/>
        <w:rPr>
          <w:sz w:val="26"/>
          <w:szCs w:val="26"/>
        </w:rPr>
      </w:pPr>
      <w:r w:rsidRPr="00624518">
        <w:rPr>
          <w:sz w:val="26"/>
          <w:szCs w:val="26"/>
        </w:rPr>
        <w:t>Bạn truy cập</w:t>
      </w:r>
      <w:r w:rsidR="001406B0">
        <w:rPr>
          <w:sz w:val="26"/>
          <w:szCs w:val="26"/>
        </w:rPr>
        <w:t xml:space="preserve"> </w:t>
      </w:r>
      <w:r w:rsidRPr="00624518">
        <w:rPr>
          <w:sz w:val="26"/>
          <w:szCs w:val="26"/>
        </w:rPr>
        <w:t xml:space="preserve">chọn vào </w:t>
      </w:r>
      <w:r w:rsidRPr="00F36ADE">
        <w:rPr>
          <w:sz w:val="26"/>
          <w:szCs w:val="26"/>
        </w:rPr>
        <w:t>Quên mật khẩu</w:t>
      </w:r>
      <w:r w:rsidR="007553EA">
        <w:rPr>
          <w:b/>
          <w:bCs/>
          <w:sz w:val="26"/>
          <w:szCs w:val="26"/>
        </w:rPr>
        <w:t xml:space="preserve"> </w:t>
      </w:r>
      <w:r w:rsidR="007553EA">
        <w:rPr>
          <w:sz w:val="26"/>
          <w:szCs w:val="26"/>
        </w:rPr>
        <w:t>ở phần đăng nhập</w:t>
      </w:r>
      <w:r w:rsidRPr="00624518">
        <w:rPr>
          <w:sz w:val="26"/>
          <w:szCs w:val="26"/>
        </w:rPr>
        <w:t>, sau đó cung cấp tên tài khoản</w:t>
      </w:r>
      <w:r w:rsidR="007553EA">
        <w:rPr>
          <w:sz w:val="26"/>
          <w:szCs w:val="26"/>
        </w:rPr>
        <w:t xml:space="preserve"> và email</w:t>
      </w:r>
      <w:r w:rsidRPr="00624518">
        <w:rPr>
          <w:sz w:val="26"/>
          <w:szCs w:val="26"/>
        </w:rPr>
        <w:t xml:space="preserve"> của bạn và ấn </w:t>
      </w:r>
      <w:r w:rsidR="002A187D" w:rsidRPr="00F36ADE">
        <w:rPr>
          <w:sz w:val="26"/>
          <w:szCs w:val="26"/>
        </w:rPr>
        <w:t>Cấp lại</w:t>
      </w:r>
      <w:r w:rsidRPr="00F36ADE">
        <w:rPr>
          <w:sz w:val="26"/>
          <w:szCs w:val="26"/>
        </w:rPr>
        <w:t xml:space="preserve"> mật khẩu</w:t>
      </w:r>
      <w:r w:rsidRPr="00624518">
        <w:rPr>
          <w:sz w:val="26"/>
          <w:szCs w:val="26"/>
        </w:rPr>
        <w:t>.</w:t>
      </w:r>
    </w:p>
    <w:p w14:paraId="556A0EEE" w14:textId="5DD7A536" w:rsidR="004F2094" w:rsidRDefault="001A4939">
      <w:pPr>
        <w:spacing w:line="360" w:lineRule="auto"/>
        <w:ind w:firstLine="567"/>
        <w:rPr>
          <w:sz w:val="26"/>
          <w:szCs w:val="26"/>
        </w:rPr>
      </w:pPr>
      <w:r w:rsidRPr="001A4939">
        <w:rPr>
          <w:noProof/>
          <w:sz w:val="26"/>
          <w:szCs w:val="26"/>
        </w:rPr>
        <w:lastRenderedPageBreak/>
        <w:drawing>
          <wp:inline distT="0" distB="0" distL="0" distR="0" wp14:anchorId="2B842CA0" wp14:editId="31580D1B">
            <wp:extent cx="5791835" cy="2486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486025"/>
                    </a:xfrm>
                    <a:prstGeom prst="rect">
                      <a:avLst/>
                    </a:prstGeom>
                  </pic:spPr>
                </pic:pic>
              </a:graphicData>
            </a:graphic>
          </wp:inline>
        </w:drawing>
      </w:r>
    </w:p>
    <w:p w14:paraId="34E9E3BB" w14:textId="6572115A" w:rsidR="00C56050" w:rsidRPr="00624518" w:rsidRDefault="00C56050">
      <w:pPr>
        <w:pStyle w:val="Heading4"/>
      </w:pPr>
      <w:bookmarkStart w:id="1387" w:name="_Toc42729571"/>
      <w:bookmarkStart w:id="1388" w:name="_Toc42730097"/>
      <w:bookmarkStart w:id="1389" w:name="_Toc42730197"/>
      <w:r>
        <w:t>Hình 5. Giao diện quên mật khẩu</w:t>
      </w:r>
      <w:bookmarkEnd w:id="1387"/>
      <w:bookmarkEnd w:id="1388"/>
      <w:bookmarkEnd w:id="1389"/>
    </w:p>
    <w:p w14:paraId="60CB9B7F" w14:textId="2EC95AB3" w:rsidR="004F2094" w:rsidRPr="00624518" w:rsidRDefault="00EC115E">
      <w:pPr>
        <w:spacing w:line="360" w:lineRule="auto"/>
        <w:ind w:firstLine="567"/>
        <w:rPr>
          <w:sz w:val="26"/>
          <w:szCs w:val="26"/>
        </w:rPr>
      </w:pPr>
      <w:r>
        <w:rPr>
          <w:sz w:val="26"/>
          <w:szCs w:val="26"/>
        </w:rPr>
        <w:t xml:space="preserve">Hệ thống sẽ gửi chuỗi mật khẩu mới cho bạn qua hệ thống mail. </w:t>
      </w:r>
      <w:r w:rsidR="004F2094" w:rsidRPr="00624518">
        <w:rPr>
          <w:sz w:val="26"/>
          <w:szCs w:val="26"/>
        </w:rPr>
        <w:t>Hệ thống sẽ báo thành công nếu như đã gửi được mail đặt lại mật khẩu.</w:t>
      </w:r>
    </w:p>
    <w:p w14:paraId="3271F641" w14:textId="77777777" w:rsidR="000F0752" w:rsidRDefault="000914A6">
      <w:pPr>
        <w:spacing w:line="360" w:lineRule="auto"/>
        <w:jc w:val="center"/>
        <w:pPrChange w:id="1390" w:author="Tuan Tran" w:date="2020-06-11T10:10:00Z">
          <w:pPr>
            <w:jc w:val="center"/>
          </w:pPr>
        </w:pPrChange>
      </w:pPr>
      <w:bookmarkStart w:id="1391" w:name="_Toc42729572"/>
      <w:r w:rsidRPr="000914A6">
        <w:rPr>
          <w:noProof/>
        </w:rPr>
        <w:drawing>
          <wp:inline distT="0" distB="0" distL="0" distR="0" wp14:anchorId="03BF89E6" wp14:editId="1DE57ABA">
            <wp:extent cx="4318796" cy="2251494"/>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7279" cy="2266343"/>
                    </a:xfrm>
                    <a:prstGeom prst="rect">
                      <a:avLst/>
                    </a:prstGeom>
                  </pic:spPr>
                </pic:pic>
              </a:graphicData>
            </a:graphic>
          </wp:inline>
        </w:drawing>
      </w:r>
    </w:p>
    <w:p w14:paraId="7E194B92" w14:textId="77B694A8" w:rsidR="004F2094" w:rsidRPr="00624518" w:rsidRDefault="00C56050">
      <w:pPr>
        <w:pStyle w:val="Heading4"/>
      </w:pPr>
      <w:bookmarkStart w:id="1392" w:name="_Toc42730098"/>
      <w:bookmarkStart w:id="1393" w:name="_Toc42730198"/>
      <w:r>
        <w:t>Hình 6. Giao diện mail gửi thành công</w:t>
      </w:r>
      <w:bookmarkEnd w:id="1391"/>
      <w:bookmarkEnd w:id="1392"/>
      <w:bookmarkEnd w:id="1393"/>
    </w:p>
    <w:p w14:paraId="2B752A95" w14:textId="6D6320ED" w:rsidR="004F2094" w:rsidRPr="00624518" w:rsidRDefault="004F2094">
      <w:pPr>
        <w:spacing w:line="360" w:lineRule="auto"/>
        <w:ind w:firstLine="567"/>
        <w:jc w:val="both"/>
        <w:rPr>
          <w:sz w:val="26"/>
          <w:szCs w:val="26"/>
        </w:rPr>
      </w:pPr>
      <w:r w:rsidRPr="00624518">
        <w:rPr>
          <w:sz w:val="26"/>
          <w:szCs w:val="26"/>
        </w:rPr>
        <w:t xml:space="preserve">Sau khi nhận được thông báo này, bạn vào mail để kiểm tra hộp thư đến (nếu cần thiết vui lòng kiểm tra cả thư mục thư rác – spam – junk). </w:t>
      </w:r>
      <w:r w:rsidR="00771C98">
        <w:rPr>
          <w:sz w:val="26"/>
          <w:szCs w:val="26"/>
        </w:rPr>
        <w:t>Dùng mật khẩu được cấp để đăng nhập</w:t>
      </w:r>
      <w:r w:rsidR="004568C7">
        <w:rPr>
          <w:sz w:val="26"/>
          <w:szCs w:val="26"/>
        </w:rPr>
        <w:t>.</w:t>
      </w:r>
    </w:p>
    <w:p w14:paraId="48EF6A6C" w14:textId="00F7A292" w:rsidR="004F2094" w:rsidRPr="00624518" w:rsidRDefault="004F2094">
      <w:pPr>
        <w:spacing w:line="360" w:lineRule="auto"/>
        <w:ind w:firstLine="567"/>
        <w:jc w:val="center"/>
        <w:rPr>
          <w:sz w:val="26"/>
          <w:szCs w:val="26"/>
        </w:rPr>
      </w:pPr>
    </w:p>
    <w:p w14:paraId="3A99E871" w14:textId="6DD2903B" w:rsidR="004F2094" w:rsidRPr="00624518" w:rsidRDefault="004F2094">
      <w:pPr>
        <w:pStyle w:val="ListParagraph"/>
        <w:numPr>
          <w:ilvl w:val="2"/>
          <w:numId w:val="4"/>
        </w:numPr>
        <w:spacing w:after="160" w:line="360" w:lineRule="auto"/>
        <w:ind w:left="709" w:hanging="709"/>
        <w:outlineLvl w:val="2"/>
        <w:rPr>
          <w:i/>
          <w:iCs/>
          <w:sz w:val="28"/>
          <w:szCs w:val="28"/>
        </w:rPr>
      </w:pPr>
      <w:bookmarkStart w:id="1394" w:name="_Toc24363365"/>
      <w:bookmarkStart w:id="1395" w:name="_Toc42726193"/>
      <w:r w:rsidRPr="00624518">
        <w:rPr>
          <w:i/>
          <w:iCs/>
          <w:sz w:val="28"/>
          <w:szCs w:val="28"/>
        </w:rPr>
        <w:t>Thiết lập tài khoản &amp; đổi mật khẩu</w:t>
      </w:r>
      <w:bookmarkEnd w:id="1394"/>
      <w:bookmarkEnd w:id="1395"/>
    </w:p>
    <w:p w14:paraId="3D77025B" w14:textId="77777777" w:rsidR="004F2094" w:rsidRPr="00624518" w:rsidRDefault="004F2094">
      <w:pPr>
        <w:spacing w:line="360" w:lineRule="auto"/>
        <w:ind w:firstLine="567"/>
        <w:jc w:val="both"/>
        <w:rPr>
          <w:sz w:val="26"/>
          <w:szCs w:val="26"/>
        </w:rPr>
      </w:pPr>
      <w:r w:rsidRPr="00624518">
        <w:rPr>
          <w:sz w:val="26"/>
          <w:szCs w:val="26"/>
        </w:rPr>
        <w:t>Để đổi mật khẩu hoặc thiết lập tài khoản, bạn đăng nhập vào hệ thống, sau đó tại góc trên bên phải, ấn vào tên của bạn để menu quản lý tài khoản xuất hiện.</w:t>
      </w:r>
    </w:p>
    <w:p w14:paraId="19A22598" w14:textId="6EDFC56D" w:rsidR="004F2094" w:rsidRPr="00624518" w:rsidRDefault="00831885">
      <w:pPr>
        <w:spacing w:line="360" w:lineRule="auto"/>
        <w:ind w:firstLine="567"/>
        <w:jc w:val="center"/>
        <w:rPr>
          <w:sz w:val="26"/>
          <w:szCs w:val="26"/>
        </w:rPr>
      </w:pPr>
      <w:r w:rsidRPr="00831885">
        <w:rPr>
          <w:noProof/>
          <w:sz w:val="26"/>
          <w:szCs w:val="26"/>
        </w:rPr>
        <w:lastRenderedPageBreak/>
        <w:drawing>
          <wp:inline distT="0" distB="0" distL="0" distR="0" wp14:anchorId="19A5CADB" wp14:editId="388582C5">
            <wp:extent cx="1981477" cy="1838582"/>
            <wp:effectExtent l="133350" t="114300" r="152400" b="1619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477" cy="183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8E519" w14:textId="14F169B8" w:rsidR="004F2094" w:rsidRPr="00624518" w:rsidRDefault="004F2094">
      <w:pPr>
        <w:spacing w:line="360" w:lineRule="auto"/>
        <w:ind w:firstLine="567"/>
        <w:jc w:val="both"/>
        <w:rPr>
          <w:sz w:val="26"/>
          <w:szCs w:val="26"/>
        </w:rPr>
      </w:pPr>
      <w:r w:rsidRPr="00624518">
        <w:rPr>
          <w:sz w:val="26"/>
          <w:szCs w:val="26"/>
        </w:rPr>
        <w:t xml:space="preserve">Bạn có thể chọn </w:t>
      </w:r>
      <w:r w:rsidR="00831885">
        <w:rPr>
          <w:sz w:val="26"/>
          <w:szCs w:val="26"/>
        </w:rPr>
        <w:t xml:space="preserve">thông tin </w:t>
      </w:r>
      <w:r w:rsidRPr="00624518">
        <w:rPr>
          <w:sz w:val="26"/>
          <w:szCs w:val="26"/>
        </w:rPr>
        <w:t>tài khoản hoặc đổi mật khẩu</w:t>
      </w:r>
    </w:p>
    <w:p w14:paraId="2AC9E8B8" w14:textId="23E38D89" w:rsidR="004F2094" w:rsidRDefault="00B66BBE">
      <w:pPr>
        <w:spacing w:line="360" w:lineRule="auto"/>
        <w:ind w:firstLine="567"/>
        <w:jc w:val="center"/>
        <w:rPr>
          <w:sz w:val="26"/>
          <w:szCs w:val="26"/>
        </w:rPr>
      </w:pPr>
      <w:r w:rsidRPr="00B66BBE">
        <w:rPr>
          <w:noProof/>
          <w:sz w:val="26"/>
          <w:szCs w:val="26"/>
        </w:rPr>
        <w:drawing>
          <wp:inline distT="0" distB="0" distL="0" distR="0" wp14:anchorId="40230D53" wp14:editId="323A2A09">
            <wp:extent cx="5791835" cy="2451735"/>
            <wp:effectExtent l="133350" t="114300" r="151765" b="1581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45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B97764" w14:textId="7C0BE344" w:rsidR="00C56050" w:rsidRDefault="00C56050">
      <w:pPr>
        <w:pStyle w:val="Heading4"/>
      </w:pPr>
      <w:bookmarkStart w:id="1396" w:name="_Toc42729573"/>
      <w:bookmarkStart w:id="1397" w:name="_Toc42730099"/>
      <w:bookmarkStart w:id="1398" w:name="_Toc42730199"/>
      <w:r>
        <w:t>Hình 7. Giao diện thiết lập tài khoản</w:t>
      </w:r>
      <w:bookmarkEnd w:id="1396"/>
      <w:bookmarkEnd w:id="1397"/>
      <w:bookmarkEnd w:id="1398"/>
    </w:p>
    <w:p w14:paraId="6F1AA415" w14:textId="77777777" w:rsidR="00507AB5" w:rsidRPr="00507AB5" w:rsidRDefault="00507AB5">
      <w:pPr>
        <w:spacing w:line="360" w:lineRule="auto"/>
        <w:pPrChange w:id="1399" w:author="Tuan Tran" w:date="2020-06-11T10:10:00Z">
          <w:pPr/>
        </w:pPrChange>
      </w:pPr>
    </w:p>
    <w:p w14:paraId="0095F3DC" w14:textId="04C2DAF4" w:rsidR="00B66BBE" w:rsidRDefault="00B66BBE">
      <w:pPr>
        <w:spacing w:line="360" w:lineRule="auto"/>
        <w:ind w:firstLine="567"/>
        <w:jc w:val="center"/>
        <w:rPr>
          <w:sz w:val="26"/>
          <w:szCs w:val="26"/>
        </w:rPr>
      </w:pPr>
      <w:r w:rsidRPr="00B66BBE">
        <w:rPr>
          <w:noProof/>
          <w:sz w:val="26"/>
          <w:szCs w:val="26"/>
        </w:rPr>
        <w:lastRenderedPageBreak/>
        <w:drawing>
          <wp:inline distT="0" distB="0" distL="0" distR="0" wp14:anchorId="7FC79569" wp14:editId="3D457536">
            <wp:extent cx="5791835" cy="2277745"/>
            <wp:effectExtent l="114300" t="114300" r="151765" b="1416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27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67943" w14:textId="108656A8" w:rsidR="00C56050" w:rsidRPr="00624518" w:rsidRDefault="00C56050">
      <w:pPr>
        <w:pStyle w:val="Heading4"/>
      </w:pPr>
      <w:bookmarkStart w:id="1400" w:name="_Toc42729574"/>
      <w:bookmarkStart w:id="1401" w:name="_Toc42730100"/>
      <w:bookmarkStart w:id="1402" w:name="_Toc42730200"/>
      <w:r>
        <w:t>Hình 8. Giao diện đổi mật khẩu</w:t>
      </w:r>
      <w:bookmarkEnd w:id="1400"/>
      <w:bookmarkEnd w:id="1401"/>
      <w:bookmarkEnd w:id="1402"/>
    </w:p>
    <w:p w14:paraId="1EF19F68" w14:textId="05087552" w:rsidR="004F2094" w:rsidRDefault="004F2094">
      <w:pPr>
        <w:spacing w:line="360" w:lineRule="auto"/>
        <w:ind w:firstLine="567"/>
        <w:jc w:val="both"/>
        <w:rPr>
          <w:sz w:val="26"/>
          <w:szCs w:val="26"/>
        </w:rPr>
      </w:pPr>
      <w:r w:rsidRPr="00624518">
        <w:rPr>
          <w:sz w:val="26"/>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30897AF8" w14:textId="77777777" w:rsidR="007544E3" w:rsidRDefault="007544E3">
      <w:pPr>
        <w:spacing w:line="360" w:lineRule="auto"/>
        <w:ind w:firstLine="567"/>
        <w:jc w:val="both"/>
        <w:rPr>
          <w:sz w:val="26"/>
          <w:szCs w:val="26"/>
        </w:rPr>
      </w:pPr>
    </w:p>
    <w:p w14:paraId="367D13FA" w14:textId="592B953A" w:rsidR="004F2094" w:rsidRPr="00624518" w:rsidRDefault="004F2094">
      <w:pPr>
        <w:pStyle w:val="ListParagraph"/>
        <w:numPr>
          <w:ilvl w:val="2"/>
          <w:numId w:val="4"/>
        </w:numPr>
        <w:spacing w:after="160" w:line="360" w:lineRule="auto"/>
        <w:ind w:left="709" w:hanging="709"/>
        <w:outlineLvl w:val="2"/>
        <w:rPr>
          <w:i/>
          <w:iCs/>
          <w:sz w:val="28"/>
          <w:szCs w:val="28"/>
        </w:rPr>
      </w:pPr>
      <w:bookmarkStart w:id="1403" w:name="_Toc24363366"/>
      <w:bookmarkStart w:id="1404" w:name="_Toc42726194"/>
      <w:r w:rsidRPr="00624518">
        <w:rPr>
          <w:i/>
          <w:iCs/>
          <w:sz w:val="28"/>
          <w:szCs w:val="28"/>
        </w:rPr>
        <w:t>Trang tổng quan</w:t>
      </w:r>
      <w:bookmarkEnd w:id="1403"/>
      <w:bookmarkEnd w:id="1404"/>
    </w:p>
    <w:p w14:paraId="77742453" w14:textId="399A3EAC" w:rsidR="004F2094" w:rsidRPr="00624518" w:rsidRDefault="004F2094">
      <w:pPr>
        <w:spacing w:line="360" w:lineRule="auto"/>
        <w:ind w:firstLine="567"/>
        <w:rPr>
          <w:sz w:val="26"/>
          <w:szCs w:val="26"/>
        </w:rPr>
      </w:pPr>
      <w:r w:rsidRPr="00624518">
        <w:rPr>
          <w:sz w:val="26"/>
          <w:szCs w:val="26"/>
        </w:rPr>
        <w:t>Sau khi đăng nhập thành công, bạn sẽ được chuyển hướng vào trang tổng quan hệ</w:t>
      </w:r>
      <w:r w:rsidR="00507AB5">
        <w:rPr>
          <w:sz w:val="26"/>
          <w:szCs w:val="26"/>
        </w:rPr>
        <w:t xml:space="preserve"> </w:t>
      </w:r>
      <w:r w:rsidRPr="00624518">
        <w:rPr>
          <w:sz w:val="26"/>
          <w:szCs w:val="26"/>
        </w:rPr>
        <w:t>thống</w:t>
      </w:r>
      <w:r w:rsidR="004568C7">
        <w:rPr>
          <w:sz w:val="26"/>
          <w:szCs w:val="26"/>
        </w:rPr>
        <w:t>.</w:t>
      </w:r>
    </w:p>
    <w:p w14:paraId="4F4BFFC5" w14:textId="0CB72A0D" w:rsidR="004F2094" w:rsidRDefault="00D1435C">
      <w:pPr>
        <w:spacing w:line="360" w:lineRule="auto"/>
        <w:ind w:firstLine="567"/>
        <w:rPr>
          <w:sz w:val="26"/>
          <w:szCs w:val="26"/>
        </w:rPr>
      </w:pPr>
      <w:r w:rsidRPr="00D1435C">
        <w:rPr>
          <w:noProof/>
          <w:sz w:val="26"/>
          <w:szCs w:val="26"/>
        </w:rPr>
        <w:drawing>
          <wp:inline distT="0" distB="0" distL="0" distR="0" wp14:anchorId="6BB10B21" wp14:editId="3D518951">
            <wp:extent cx="4933950" cy="2040440"/>
            <wp:effectExtent l="114300" t="114300" r="152400" b="15049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0914" cy="2055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4DEFB" w14:textId="0AFA2932" w:rsidR="00C56050" w:rsidRPr="00624518" w:rsidRDefault="00C56050">
      <w:pPr>
        <w:pStyle w:val="Heading4"/>
      </w:pPr>
      <w:bookmarkStart w:id="1405" w:name="_Toc42729575"/>
      <w:bookmarkStart w:id="1406" w:name="_Toc42730101"/>
      <w:bookmarkStart w:id="1407" w:name="_Toc42730201"/>
      <w:r>
        <w:t>Hình 9. Giao diện trang chủ tổng quan</w:t>
      </w:r>
      <w:bookmarkEnd w:id="1405"/>
      <w:bookmarkEnd w:id="1406"/>
      <w:bookmarkEnd w:id="1407"/>
    </w:p>
    <w:p w14:paraId="0434143D" w14:textId="157463A8" w:rsidR="00742DF9" w:rsidRDefault="004F2094">
      <w:pPr>
        <w:spacing w:line="360" w:lineRule="auto"/>
        <w:ind w:firstLine="567"/>
        <w:rPr>
          <w:sz w:val="26"/>
          <w:szCs w:val="26"/>
        </w:rPr>
      </w:pPr>
      <w:r w:rsidRPr="00624518">
        <w:rPr>
          <w:sz w:val="26"/>
          <w:szCs w:val="26"/>
        </w:rPr>
        <w:t xml:space="preserve">Ngoài ra, bên </w:t>
      </w:r>
      <w:r w:rsidR="00990D00">
        <w:rPr>
          <w:sz w:val="26"/>
          <w:szCs w:val="26"/>
        </w:rPr>
        <w:t>tr</w:t>
      </w:r>
      <w:r w:rsidRPr="00624518">
        <w:rPr>
          <w:sz w:val="26"/>
          <w:szCs w:val="26"/>
        </w:rPr>
        <w:t xml:space="preserve"> cũng có menu chức năng để bạn dễ dàng truy cập vào các tính năng quản lý của hệ thống</w:t>
      </w:r>
      <w:bookmarkStart w:id="1408" w:name="_Toc24363367"/>
      <w:r w:rsidR="00742DF9">
        <w:rPr>
          <w:sz w:val="26"/>
          <w:szCs w:val="26"/>
        </w:rPr>
        <w:t>.</w:t>
      </w:r>
    </w:p>
    <w:p w14:paraId="379D7070" w14:textId="77777777" w:rsidR="00742DF9" w:rsidRDefault="00742DF9">
      <w:pPr>
        <w:spacing w:line="360" w:lineRule="auto"/>
        <w:ind w:firstLine="567"/>
        <w:rPr>
          <w:sz w:val="26"/>
          <w:szCs w:val="26"/>
        </w:rPr>
      </w:pPr>
    </w:p>
    <w:p w14:paraId="63861612" w14:textId="1E32214C" w:rsidR="004F2094" w:rsidRPr="00624518" w:rsidRDefault="004F2094">
      <w:pPr>
        <w:spacing w:line="360" w:lineRule="auto"/>
        <w:ind w:firstLine="567"/>
        <w:rPr>
          <w:i/>
          <w:iCs/>
          <w:sz w:val="28"/>
          <w:szCs w:val="28"/>
        </w:rPr>
      </w:pPr>
      <w:r w:rsidRPr="00624518">
        <w:rPr>
          <w:i/>
          <w:iCs/>
          <w:sz w:val="28"/>
          <w:szCs w:val="28"/>
        </w:rPr>
        <w:t xml:space="preserve">Quản lý </w:t>
      </w:r>
      <w:bookmarkEnd w:id="1408"/>
      <w:r w:rsidR="00580A5D">
        <w:rPr>
          <w:i/>
          <w:iCs/>
          <w:sz w:val="28"/>
          <w:szCs w:val="28"/>
        </w:rPr>
        <w:t>lớp học</w:t>
      </w:r>
    </w:p>
    <w:p w14:paraId="2A099EE9" w14:textId="77CA5446" w:rsidR="004F2094" w:rsidRPr="00F36ADE" w:rsidRDefault="004F2094">
      <w:pPr>
        <w:spacing w:line="360" w:lineRule="auto"/>
        <w:ind w:firstLine="567"/>
        <w:rPr>
          <w:sz w:val="26"/>
          <w:szCs w:val="26"/>
        </w:rPr>
      </w:pPr>
      <w:r w:rsidRPr="00624518">
        <w:rPr>
          <w:sz w:val="26"/>
          <w:szCs w:val="26"/>
        </w:rPr>
        <w:t>Tại menu chức năng</w:t>
      </w:r>
      <w:r w:rsidR="00487FAE">
        <w:rPr>
          <w:sz w:val="26"/>
          <w:szCs w:val="26"/>
        </w:rPr>
        <w:t xml:space="preserve"> trên cùng </w:t>
      </w:r>
      <w:r w:rsidRPr="00624518">
        <w:rPr>
          <w:sz w:val="26"/>
          <w:szCs w:val="26"/>
        </w:rPr>
        <w:t xml:space="preserve">, bạn chọn vào mục: </w:t>
      </w:r>
      <w:r w:rsidR="00487FAE" w:rsidRPr="00F36ADE">
        <w:rPr>
          <w:sz w:val="26"/>
          <w:szCs w:val="26"/>
        </w:rPr>
        <w:t>Danh mục</w:t>
      </w:r>
      <w:r w:rsidRPr="00F36ADE">
        <w:rPr>
          <w:sz w:val="26"/>
          <w:szCs w:val="26"/>
        </w:rPr>
        <w:t xml:space="preserve"> </w:t>
      </w:r>
      <w:r w:rsidR="00F36ADE">
        <w:rPr>
          <w:sz w:val="26"/>
          <w:szCs w:val="26"/>
        </w:rPr>
        <w:sym w:font="Wingdings" w:char="F0E0"/>
      </w:r>
      <w:r w:rsidRPr="00F36ADE">
        <w:rPr>
          <w:sz w:val="26"/>
          <w:szCs w:val="26"/>
        </w:rPr>
        <w:t xml:space="preserve"> </w:t>
      </w:r>
      <w:r w:rsidR="00005731" w:rsidRPr="00F36ADE">
        <w:rPr>
          <w:sz w:val="26"/>
          <w:szCs w:val="26"/>
        </w:rPr>
        <w:t>Danh sách lớp</w:t>
      </w:r>
      <w:r w:rsidRPr="00F36ADE">
        <w:rPr>
          <w:sz w:val="26"/>
          <w:szCs w:val="26"/>
        </w:rPr>
        <w:t>.</w:t>
      </w:r>
    </w:p>
    <w:p w14:paraId="07F15D05" w14:textId="77777777" w:rsidR="000F0752" w:rsidRDefault="00487FAE">
      <w:pPr>
        <w:spacing w:line="360" w:lineRule="auto"/>
        <w:jc w:val="center"/>
        <w:pPrChange w:id="1409" w:author="Tuan Tran" w:date="2020-06-11T10:10:00Z">
          <w:pPr>
            <w:jc w:val="center"/>
          </w:pPr>
        </w:pPrChange>
      </w:pPr>
      <w:bookmarkStart w:id="1410" w:name="_Toc42729576"/>
      <w:bookmarkStart w:id="1411" w:name="_Toc42730102"/>
      <w:r w:rsidRPr="00487FAE">
        <w:rPr>
          <w:noProof/>
        </w:rPr>
        <w:drawing>
          <wp:inline distT="0" distB="0" distL="0" distR="0" wp14:anchorId="37CACB45" wp14:editId="18FDCB77">
            <wp:extent cx="1838582" cy="1143160"/>
            <wp:effectExtent l="133350" t="114300" r="142875" b="1714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582"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E9CC2" w14:textId="77777777" w:rsidR="000F0752" w:rsidRDefault="000F0752">
      <w:pPr>
        <w:spacing w:line="360" w:lineRule="auto"/>
        <w:jc w:val="center"/>
        <w:pPrChange w:id="1412" w:author="Tuan Tran" w:date="2020-06-11T10:10:00Z">
          <w:pPr>
            <w:jc w:val="center"/>
          </w:pPr>
        </w:pPrChange>
      </w:pPr>
    </w:p>
    <w:p w14:paraId="4E221979" w14:textId="402BA17A" w:rsidR="004F2094" w:rsidRPr="00624518" w:rsidRDefault="00C56050">
      <w:pPr>
        <w:pStyle w:val="Heading4"/>
      </w:pPr>
      <w:bookmarkStart w:id="1413" w:name="_Toc42730202"/>
      <w:r>
        <w:t>Hình 10. Giao diện danh mục</w:t>
      </w:r>
      <w:bookmarkEnd w:id="1410"/>
      <w:bookmarkEnd w:id="1411"/>
      <w:bookmarkEnd w:id="1413"/>
    </w:p>
    <w:p w14:paraId="0D382614" w14:textId="627E9CF3" w:rsidR="004F2094" w:rsidRPr="00624518" w:rsidRDefault="004F2094">
      <w:pPr>
        <w:pStyle w:val="ListParagraph"/>
        <w:numPr>
          <w:ilvl w:val="3"/>
          <w:numId w:val="4"/>
        </w:numPr>
        <w:spacing w:after="160" w:line="360" w:lineRule="auto"/>
        <w:outlineLvl w:val="3"/>
        <w:rPr>
          <w:szCs w:val="26"/>
          <w:u w:val="single"/>
        </w:rPr>
      </w:pPr>
      <w:bookmarkStart w:id="1414" w:name="_Toc24363368"/>
      <w:r w:rsidRPr="00624518">
        <w:rPr>
          <w:szCs w:val="26"/>
          <w:u w:val="single"/>
        </w:rPr>
        <w:t xml:space="preserve">Danh sách </w:t>
      </w:r>
      <w:bookmarkEnd w:id="1414"/>
      <w:r w:rsidR="00005731">
        <w:rPr>
          <w:szCs w:val="26"/>
          <w:u w:val="single"/>
        </w:rPr>
        <w:t>lớp của bản thân</w:t>
      </w:r>
    </w:p>
    <w:p w14:paraId="76E38246" w14:textId="0E5A253E" w:rsidR="004F2094" w:rsidRPr="00624518" w:rsidRDefault="004F2094">
      <w:pPr>
        <w:pStyle w:val="ListParagraph"/>
        <w:numPr>
          <w:ilvl w:val="3"/>
          <w:numId w:val="4"/>
        </w:numPr>
        <w:spacing w:after="160" w:line="360" w:lineRule="auto"/>
        <w:outlineLvl w:val="3"/>
        <w:rPr>
          <w:szCs w:val="26"/>
          <w:u w:val="single"/>
        </w:rPr>
      </w:pPr>
      <w:bookmarkStart w:id="1415" w:name="_Toc24363370"/>
      <w:r w:rsidRPr="00624518">
        <w:rPr>
          <w:szCs w:val="26"/>
          <w:u w:val="single"/>
        </w:rPr>
        <w:t>Chỉnh sửa tài khoản</w:t>
      </w:r>
      <w:bookmarkEnd w:id="1415"/>
    </w:p>
    <w:p w14:paraId="1109A5A7" w14:textId="77777777" w:rsidR="004F2094" w:rsidRPr="00624518" w:rsidRDefault="004F2094">
      <w:pPr>
        <w:spacing w:line="360" w:lineRule="auto"/>
        <w:ind w:firstLine="567"/>
        <w:jc w:val="both"/>
        <w:rPr>
          <w:sz w:val="26"/>
          <w:szCs w:val="26"/>
        </w:rPr>
      </w:pPr>
      <w:r w:rsidRPr="00624518">
        <w:rPr>
          <w:sz w:val="26"/>
          <w:szCs w:val="26"/>
        </w:rPr>
        <w:t>Để chỉnh sửa tài khoản, bạn vào danh sách tài khoản và chọn vào nút xem thông tin tài khoản bạn muốn chỉnh sửa.</w:t>
      </w:r>
    </w:p>
    <w:p w14:paraId="3A24B2A3" w14:textId="6DCF75B0" w:rsidR="004F2094" w:rsidRPr="00624518" w:rsidRDefault="001A2C48">
      <w:pPr>
        <w:spacing w:line="360" w:lineRule="auto"/>
        <w:ind w:firstLine="567"/>
        <w:jc w:val="center"/>
        <w:rPr>
          <w:sz w:val="26"/>
          <w:szCs w:val="26"/>
        </w:rPr>
      </w:pPr>
      <w:r w:rsidRPr="001A2C48">
        <w:rPr>
          <w:noProof/>
          <w:sz w:val="26"/>
          <w:szCs w:val="26"/>
        </w:rPr>
        <w:drawing>
          <wp:inline distT="0" distB="0" distL="0" distR="0" wp14:anchorId="4AE2DFB7" wp14:editId="723C2948">
            <wp:extent cx="2181529" cy="1829055"/>
            <wp:effectExtent l="133350" t="114300" r="123825" b="1714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1529" cy="1829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59AFF" w14:textId="719DDDAF" w:rsidR="004F2094" w:rsidRPr="00624518" w:rsidRDefault="001A2C48">
      <w:pPr>
        <w:spacing w:line="360" w:lineRule="auto"/>
        <w:ind w:firstLine="567"/>
        <w:jc w:val="center"/>
        <w:rPr>
          <w:sz w:val="26"/>
          <w:szCs w:val="26"/>
        </w:rPr>
      </w:pPr>
      <w:r>
        <w:rPr>
          <w:sz w:val="26"/>
          <w:szCs w:val="26"/>
        </w:rPr>
        <w:t>Thay đổi và chỉnh sửa như đã nêu ở mục 4.2</w:t>
      </w:r>
      <w:r w:rsidR="004F2094" w:rsidRPr="00624518">
        <w:rPr>
          <w:sz w:val="26"/>
          <w:szCs w:val="26"/>
        </w:rPr>
        <w:t>.</w:t>
      </w:r>
    </w:p>
    <w:p w14:paraId="59FD8061" w14:textId="7E8EDA95" w:rsidR="004F2094" w:rsidRDefault="004F2094">
      <w:pPr>
        <w:pStyle w:val="ListParagraph"/>
        <w:numPr>
          <w:ilvl w:val="2"/>
          <w:numId w:val="4"/>
        </w:numPr>
        <w:spacing w:after="160" w:line="360" w:lineRule="auto"/>
        <w:ind w:left="709" w:hanging="709"/>
        <w:outlineLvl w:val="2"/>
        <w:rPr>
          <w:i/>
          <w:iCs/>
          <w:sz w:val="28"/>
          <w:szCs w:val="28"/>
        </w:rPr>
      </w:pPr>
      <w:bookmarkStart w:id="1416" w:name="_Toc24363374"/>
      <w:bookmarkStart w:id="1417" w:name="_Toc42726195"/>
      <w:r w:rsidRPr="00624518">
        <w:rPr>
          <w:i/>
          <w:iCs/>
          <w:sz w:val="28"/>
          <w:szCs w:val="28"/>
        </w:rPr>
        <w:t xml:space="preserve">Danh sách </w:t>
      </w:r>
      <w:bookmarkEnd w:id="1416"/>
      <w:r w:rsidR="00062AFC">
        <w:rPr>
          <w:i/>
          <w:iCs/>
          <w:sz w:val="28"/>
          <w:szCs w:val="28"/>
        </w:rPr>
        <w:t>lớp</w:t>
      </w:r>
      <w:bookmarkEnd w:id="1417"/>
    </w:p>
    <w:p w14:paraId="779A3AC5" w14:textId="257A4865" w:rsidR="002E5663" w:rsidRPr="004220DB" w:rsidRDefault="002E5663">
      <w:pPr>
        <w:spacing w:line="360" w:lineRule="auto"/>
        <w:ind w:firstLine="375"/>
        <w:rPr>
          <w:szCs w:val="26"/>
        </w:rPr>
      </w:pPr>
      <w:r w:rsidRPr="004220DB">
        <w:rPr>
          <w:szCs w:val="26"/>
        </w:rPr>
        <w:t xml:space="preserve">Tại giao diện quản lý </w:t>
      </w:r>
      <w:r w:rsidR="004220DB">
        <w:rPr>
          <w:szCs w:val="26"/>
        </w:rPr>
        <w:t>lớp</w:t>
      </w:r>
      <w:r w:rsidRPr="004220DB">
        <w:rPr>
          <w:szCs w:val="26"/>
        </w:rPr>
        <w:t>, bạn sẽ xem được toàn bộ danh sách các lớp thuộc về bạn.</w:t>
      </w:r>
    </w:p>
    <w:p w14:paraId="72CD8569" w14:textId="6E52557E" w:rsidR="002E5663" w:rsidRDefault="002E5663">
      <w:pPr>
        <w:pStyle w:val="ListParagraph"/>
        <w:spacing w:line="360" w:lineRule="auto"/>
        <w:ind w:left="375"/>
        <w:rPr>
          <w:szCs w:val="26"/>
        </w:rPr>
      </w:pPr>
      <w:r w:rsidRPr="00D1435C">
        <w:rPr>
          <w:noProof/>
        </w:rPr>
        <w:lastRenderedPageBreak/>
        <w:drawing>
          <wp:inline distT="0" distB="0" distL="0" distR="0" wp14:anchorId="4DEA9027" wp14:editId="2DC06839">
            <wp:extent cx="5791835" cy="4158615"/>
            <wp:effectExtent l="133350" t="114300" r="151765" b="1657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15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6B39D" w14:textId="3529AABC" w:rsidR="00C56050" w:rsidRPr="002E5663" w:rsidRDefault="00C56050">
      <w:pPr>
        <w:pStyle w:val="Heading4"/>
      </w:pPr>
      <w:bookmarkStart w:id="1418" w:name="_Toc42729577"/>
      <w:bookmarkStart w:id="1419" w:name="_Toc42730103"/>
      <w:bookmarkStart w:id="1420" w:name="_Toc42730203"/>
      <w:r>
        <w:t>Hình 11. Giao diện danh sách lớp</w:t>
      </w:r>
      <w:bookmarkEnd w:id="1418"/>
      <w:bookmarkEnd w:id="1419"/>
      <w:bookmarkEnd w:id="1420"/>
    </w:p>
    <w:p w14:paraId="47CCB3D3" w14:textId="545BD5D7" w:rsidR="002E5663" w:rsidRDefault="002E5663">
      <w:pPr>
        <w:pStyle w:val="ListParagraph"/>
        <w:spacing w:line="360" w:lineRule="auto"/>
        <w:ind w:left="375"/>
        <w:jc w:val="both"/>
        <w:rPr>
          <w:szCs w:val="26"/>
        </w:rPr>
      </w:pPr>
      <w:r w:rsidRPr="002E5663">
        <w:rPr>
          <w:szCs w:val="26"/>
        </w:rPr>
        <w:t>Ngoài ra bạn có thể tạo một tài khoản mới thông qua nút Tạo tài khoản ở góc trên bên phải danh sách tài khoản.</w:t>
      </w:r>
    </w:p>
    <w:p w14:paraId="622789CC" w14:textId="77777777" w:rsidR="001412D8" w:rsidRPr="00624518" w:rsidRDefault="001412D8">
      <w:pPr>
        <w:pStyle w:val="ListParagraph"/>
        <w:spacing w:line="360" w:lineRule="auto"/>
        <w:ind w:left="375"/>
        <w:jc w:val="both"/>
        <w:rPr>
          <w:i/>
          <w:iCs/>
          <w:sz w:val="28"/>
          <w:szCs w:val="28"/>
        </w:rPr>
      </w:pPr>
    </w:p>
    <w:p w14:paraId="7F00CCF6" w14:textId="4D20F382" w:rsidR="004F2094" w:rsidRPr="00624518" w:rsidRDefault="004F2094">
      <w:pPr>
        <w:pStyle w:val="ListParagraph"/>
        <w:numPr>
          <w:ilvl w:val="3"/>
          <w:numId w:val="4"/>
        </w:numPr>
        <w:spacing w:after="160" w:line="360" w:lineRule="auto"/>
        <w:outlineLvl w:val="3"/>
        <w:rPr>
          <w:szCs w:val="26"/>
          <w:u w:val="single"/>
        </w:rPr>
      </w:pPr>
      <w:bookmarkStart w:id="1421" w:name="_Toc24363375"/>
      <w:r w:rsidRPr="00624518">
        <w:rPr>
          <w:szCs w:val="26"/>
          <w:u w:val="single"/>
        </w:rPr>
        <w:t xml:space="preserve">Tạo mới </w:t>
      </w:r>
      <w:bookmarkEnd w:id="1421"/>
      <w:r w:rsidR="001412D8">
        <w:rPr>
          <w:szCs w:val="26"/>
          <w:u w:val="single"/>
        </w:rPr>
        <w:t>lớp</w:t>
      </w:r>
    </w:p>
    <w:p w14:paraId="5CC3FB11" w14:textId="50BB668F" w:rsidR="004F2094" w:rsidRDefault="004F2094">
      <w:pPr>
        <w:spacing w:line="360" w:lineRule="auto"/>
        <w:ind w:firstLine="567"/>
        <w:jc w:val="both"/>
        <w:rPr>
          <w:sz w:val="26"/>
          <w:szCs w:val="26"/>
        </w:rPr>
      </w:pPr>
      <w:r w:rsidRPr="00624518">
        <w:rPr>
          <w:sz w:val="26"/>
          <w:szCs w:val="26"/>
        </w:rPr>
        <w:t xml:space="preserve">Ấn vào nút Tạo </w:t>
      </w:r>
      <w:r w:rsidR="00E60F2C">
        <w:rPr>
          <w:sz w:val="26"/>
          <w:szCs w:val="26"/>
        </w:rPr>
        <w:t>mới</w:t>
      </w:r>
      <w:r w:rsidRPr="00624518">
        <w:rPr>
          <w:sz w:val="26"/>
          <w:szCs w:val="26"/>
        </w:rPr>
        <w:t xml:space="preserve"> </w:t>
      </w:r>
      <w:r w:rsidR="00D302E3">
        <w:rPr>
          <w:sz w:val="26"/>
          <w:szCs w:val="26"/>
        </w:rPr>
        <w:t>ở phía trên</w:t>
      </w:r>
      <w:r w:rsidRPr="00624518">
        <w:rPr>
          <w:sz w:val="26"/>
          <w:szCs w:val="26"/>
        </w:rPr>
        <w:t xml:space="preserve">, sau đó nhập thông tin và ấn </w:t>
      </w:r>
      <w:r w:rsidR="00371FF1">
        <w:rPr>
          <w:sz w:val="26"/>
          <w:szCs w:val="26"/>
        </w:rPr>
        <w:t>lưu</w:t>
      </w:r>
      <w:r w:rsidRPr="00624518">
        <w:rPr>
          <w:sz w:val="26"/>
          <w:szCs w:val="26"/>
        </w:rPr>
        <w:t>.</w:t>
      </w:r>
    </w:p>
    <w:p w14:paraId="405A6AB2" w14:textId="1A87B123" w:rsidR="00371FF1" w:rsidRDefault="00371FF1">
      <w:pPr>
        <w:spacing w:line="360" w:lineRule="auto"/>
        <w:ind w:firstLine="567"/>
        <w:jc w:val="both"/>
        <w:rPr>
          <w:sz w:val="26"/>
          <w:szCs w:val="26"/>
        </w:rPr>
      </w:pPr>
      <w:r w:rsidRPr="00371FF1">
        <w:rPr>
          <w:noProof/>
          <w:sz w:val="26"/>
          <w:szCs w:val="26"/>
        </w:rPr>
        <w:lastRenderedPageBreak/>
        <w:drawing>
          <wp:inline distT="0" distB="0" distL="0" distR="0" wp14:anchorId="6025AFAF" wp14:editId="2C9E4EFE">
            <wp:extent cx="5791835" cy="319595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95955"/>
                    </a:xfrm>
                    <a:prstGeom prst="rect">
                      <a:avLst/>
                    </a:prstGeom>
                  </pic:spPr>
                </pic:pic>
              </a:graphicData>
            </a:graphic>
          </wp:inline>
        </w:drawing>
      </w:r>
    </w:p>
    <w:p w14:paraId="62A34017" w14:textId="29ADDEF9" w:rsidR="00C56050" w:rsidRPr="00624518" w:rsidRDefault="00C56050">
      <w:pPr>
        <w:pStyle w:val="Heading4"/>
      </w:pPr>
      <w:bookmarkStart w:id="1422" w:name="_Toc42729578"/>
      <w:bookmarkStart w:id="1423" w:name="_Toc42730104"/>
      <w:bookmarkStart w:id="1424" w:name="_Toc42730204"/>
      <w:r>
        <w:t>Hình 12. Giao diện thêm mới lớp học</w:t>
      </w:r>
      <w:bookmarkEnd w:id="1422"/>
      <w:bookmarkEnd w:id="1423"/>
      <w:bookmarkEnd w:id="1424"/>
    </w:p>
    <w:p w14:paraId="6583A533" w14:textId="50491FBE" w:rsidR="004F2094" w:rsidRPr="00624518" w:rsidRDefault="004F2094">
      <w:pPr>
        <w:spacing w:line="360" w:lineRule="auto"/>
        <w:ind w:firstLine="567"/>
        <w:jc w:val="center"/>
        <w:rPr>
          <w:sz w:val="26"/>
          <w:szCs w:val="26"/>
        </w:rPr>
      </w:pPr>
    </w:p>
    <w:p w14:paraId="06657032" w14:textId="4A41AC7F" w:rsidR="004F2094" w:rsidRPr="00624518" w:rsidRDefault="00371FF1">
      <w:pPr>
        <w:spacing w:line="360" w:lineRule="auto"/>
        <w:ind w:firstLine="567"/>
        <w:jc w:val="both"/>
        <w:rPr>
          <w:sz w:val="26"/>
          <w:szCs w:val="26"/>
        </w:rPr>
      </w:pPr>
      <w:r>
        <w:rPr>
          <w:sz w:val="26"/>
          <w:szCs w:val="26"/>
        </w:rPr>
        <w:t>Chỉ được chọn một chương trình học và mã lớp được tự động tạo ngẫu nhiên</w:t>
      </w:r>
    </w:p>
    <w:p w14:paraId="7C8DD965" w14:textId="417BA5EF" w:rsidR="004F2094" w:rsidRPr="00624518" w:rsidRDefault="004F2094">
      <w:pPr>
        <w:pStyle w:val="ListParagraph"/>
        <w:numPr>
          <w:ilvl w:val="3"/>
          <w:numId w:val="4"/>
        </w:numPr>
        <w:spacing w:after="160" w:line="360" w:lineRule="auto"/>
        <w:outlineLvl w:val="3"/>
        <w:rPr>
          <w:szCs w:val="26"/>
          <w:u w:val="single"/>
        </w:rPr>
      </w:pPr>
      <w:bookmarkStart w:id="1425" w:name="_Toc24363376"/>
      <w:r w:rsidRPr="00624518">
        <w:rPr>
          <w:szCs w:val="26"/>
          <w:u w:val="single"/>
        </w:rPr>
        <w:t xml:space="preserve">Chỉnh sửa </w:t>
      </w:r>
      <w:bookmarkEnd w:id="1425"/>
      <w:r w:rsidR="00011940">
        <w:rPr>
          <w:szCs w:val="26"/>
          <w:u w:val="single"/>
        </w:rPr>
        <w:t>lớp</w:t>
      </w:r>
    </w:p>
    <w:p w14:paraId="68D9F079" w14:textId="30CC42FB" w:rsidR="004F2094" w:rsidRPr="00624518" w:rsidRDefault="004F2094">
      <w:pPr>
        <w:spacing w:line="360" w:lineRule="auto"/>
        <w:ind w:firstLine="567"/>
        <w:rPr>
          <w:sz w:val="26"/>
          <w:szCs w:val="26"/>
        </w:rPr>
      </w:pPr>
      <w:r w:rsidRPr="00624518">
        <w:rPr>
          <w:sz w:val="26"/>
          <w:szCs w:val="26"/>
        </w:rPr>
        <w:t xml:space="preserve">Tại danh sách </w:t>
      </w:r>
      <w:r w:rsidR="007D2E85">
        <w:rPr>
          <w:sz w:val="26"/>
          <w:szCs w:val="26"/>
        </w:rPr>
        <w:t>lớp</w:t>
      </w:r>
      <w:r w:rsidRPr="00624518">
        <w:rPr>
          <w:sz w:val="26"/>
          <w:szCs w:val="26"/>
        </w:rPr>
        <w:t xml:space="preserve">, bạn chọn vào xem thông </w:t>
      </w:r>
      <w:r w:rsidR="007D2E85">
        <w:rPr>
          <w:sz w:val="26"/>
          <w:szCs w:val="26"/>
        </w:rPr>
        <w:t>lớp</w:t>
      </w:r>
      <w:r w:rsidRPr="00624518">
        <w:rPr>
          <w:sz w:val="26"/>
          <w:szCs w:val="26"/>
        </w:rPr>
        <w:t xml:space="preserve"> mà bạn muốn chỉnh sửa.</w:t>
      </w:r>
    </w:p>
    <w:p w14:paraId="21ECE312" w14:textId="17CFDC0B" w:rsidR="000F0752" w:rsidRDefault="00124E1D">
      <w:pPr>
        <w:spacing w:line="360" w:lineRule="auto"/>
        <w:jc w:val="center"/>
        <w:pPrChange w:id="1426" w:author="Tuan Tran" w:date="2020-06-11T10:10:00Z">
          <w:pPr>
            <w:jc w:val="center"/>
          </w:pPr>
        </w:pPrChange>
      </w:pPr>
      <w:bookmarkStart w:id="1427" w:name="_Toc42729579"/>
      <w:r w:rsidRPr="00124E1D">
        <w:rPr>
          <w:noProof/>
        </w:rPr>
        <w:lastRenderedPageBreak/>
        <w:drawing>
          <wp:inline distT="0" distB="0" distL="0" distR="0" wp14:anchorId="00121054" wp14:editId="2B295B9E">
            <wp:extent cx="4436704" cy="3191450"/>
            <wp:effectExtent l="133350" t="114300" r="135890" b="1428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0711" cy="3201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56050">
        <w:br/>
      </w:r>
    </w:p>
    <w:p w14:paraId="0BEB4AAC" w14:textId="17CFDC0B" w:rsidR="004F2094" w:rsidRDefault="00C56050">
      <w:pPr>
        <w:pStyle w:val="Heading4"/>
      </w:pPr>
      <w:bookmarkStart w:id="1428" w:name="_Toc42730105"/>
      <w:bookmarkStart w:id="1429" w:name="_Toc42730205"/>
      <w:r>
        <w:t>Hình 13. Giao diện chỉnh sửa thông tin lớp học</w:t>
      </w:r>
      <w:bookmarkEnd w:id="1427"/>
      <w:bookmarkEnd w:id="1428"/>
      <w:bookmarkEnd w:id="1429"/>
    </w:p>
    <w:p w14:paraId="728A7BD8" w14:textId="32AB077C" w:rsidR="00DF1887" w:rsidRPr="00AA76B9" w:rsidRDefault="005630FC">
      <w:pPr>
        <w:pStyle w:val="ListParagraph"/>
        <w:numPr>
          <w:ilvl w:val="3"/>
          <w:numId w:val="4"/>
        </w:numPr>
        <w:spacing w:after="160" w:line="360" w:lineRule="auto"/>
        <w:outlineLvl w:val="3"/>
        <w:rPr>
          <w:szCs w:val="26"/>
          <w:u w:val="single"/>
        </w:rPr>
      </w:pPr>
      <w:r>
        <w:rPr>
          <w:szCs w:val="26"/>
          <w:u w:val="single"/>
        </w:rPr>
        <w:t>Quản lý thông báo</w:t>
      </w:r>
    </w:p>
    <w:p w14:paraId="6AB1BE36" w14:textId="77777777" w:rsidR="00507AB5" w:rsidRDefault="00507AB5">
      <w:pPr>
        <w:spacing w:line="360" w:lineRule="auto"/>
        <w:ind w:firstLine="567"/>
        <w:jc w:val="center"/>
        <w:rPr>
          <w:sz w:val="26"/>
          <w:szCs w:val="26"/>
        </w:rPr>
      </w:pPr>
    </w:p>
    <w:p w14:paraId="1E035CDE" w14:textId="3D687087" w:rsidR="00C56050" w:rsidRDefault="00AA76B9">
      <w:pPr>
        <w:spacing w:line="360" w:lineRule="auto"/>
        <w:ind w:firstLine="567"/>
        <w:jc w:val="center"/>
        <w:rPr>
          <w:sz w:val="26"/>
          <w:szCs w:val="26"/>
        </w:rPr>
      </w:pPr>
      <w:r w:rsidRPr="00DF1887">
        <w:rPr>
          <w:noProof/>
        </w:rPr>
        <w:lastRenderedPageBreak/>
        <w:drawing>
          <wp:inline distT="0" distB="0" distL="0" distR="0" wp14:anchorId="37BB7847" wp14:editId="30B6BA3E">
            <wp:extent cx="5791835" cy="3609975"/>
            <wp:effectExtent l="133350" t="114300" r="151765" b="1619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609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30787B" w14:textId="59DFEFDD" w:rsidR="00C56050" w:rsidRDefault="00C56050">
      <w:pPr>
        <w:pStyle w:val="Heading4"/>
      </w:pPr>
      <w:bookmarkStart w:id="1430" w:name="_Toc42729580"/>
      <w:bookmarkStart w:id="1431" w:name="_Toc42730106"/>
      <w:bookmarkStart w:id="1432" w:name="_Toc42730206"/>
      <w:r>
        <w:t>Hình 14. Giao diện quản lý thông báo</w:t>
      </w:r>
      <w:bookmarkEnd w:id="1430"/>
      <w:bookmarkEnd w:id="1431"/>
      <w:bookmarkEnd w:id="1432"/>
    </w:p>
    <w:p w14:paraId="7D58AAC4" w14:textId="664AFB15" w:rsidR="005630FC" w:rsidRDefault="00DF1887">
      <w:pPr>
        <w:spacing w:line="360" w:lineRule="auto"/>
        <w:ind w:firstLine="567"/>
        <w:rPr>
          <w:sz w:val="26"/>
          <w:szCs w:val="26"/>
        </w:rPr>
      </w:pPr>
      <w:r>
        <w:rPr>
          <w:sz w:val="26"/>
          <w:szCs w:val="26"/>
        </w:rPr>
        <w:t>Tại đây người dùng có thể đăng lên thông báo và bình luận vào các thông báo của người khác</w:t>
      </w:r>
    </w:p>
    <w:p w14:paraId="66F2FA17" w14:textId="5B91B12E" w:rsidR="00DF1887" w:rsidRDefault="00DF1887">
      <w:pPr>
        <w:spacing w:line="360" w:lineRule="auto"/>
        <w:ind w:firstLine="567"/>
        <w:rPr>
          <w:sz w:val="26"/>
          <w:szCs w:val="26"/>
        </w:rPr>
      </w:pPr>
      <w:r>
        <w:rPr>
          <w:sz w:val="26"/>
          <w:szCs w:val="26"/>
        </w:rPr>
        <w:tab/>
        <w:t>Người dùng tham gia lớp chỉ có thể xóa thông báo và bình luận của bản thân.</w:t>
      </w:r>
    </w:p>
    <w:p w14:paraId="76D5A6EC" w14:textId="5A1949A5" w:rsidR="00DF1887" w:rsidRDefault="00DF1887">
      <w:pPr>
        <w:spacing w:line="360" w:lineRule="auto"/>
        <w:rPr>
          <w:sz w:val="26"/>
          <w:szCs w:val="26"/>
        </w:rPr>
      </w:pPr>
      <w:r>
        <w:rPr>
          <w:sz w:val="26"/>
          <w:szCs w:val="26"/>
        </w:rPr>
        <w:tab/>
        <w:t>Người dùng quản lý lớp có quyền xóa tất cả.</w:t>
      </w:r>
    </w:p>
    <w:p w14:paraId="6A658DB5" w14:textId="038C8BD6" w:rsidR="003D716C" w:rsidRPr="00AA76B9" w:rsidRDefault="003D716C">
      <w:pPr>
        <w:pStyle w:val="ListParagraph"/>
        <w:numPr>
          <w:ilvl w:val="3"/>
          <w:numId w:val="4"/>
        </w:numPr>
        <w:spacing w:after="160" w:line="360" w:lineRule="auto"/>
        <w:outlineLvl w:val="3"/>
        <w:rPr>
          <w:szCs w:val="26"/>
          <w:u w:val="single"/>
        </w:rPr>
      </w:pPr>
      <w:r>
        <w:rPr>
          <w:szCs w:val="26"/>
          <w:u w:val="single"/>
        </w:rPr>
        <w:t>Danh sách sinh viên tham gia lớp</w:t>
      </w:r>
    </w:p>
    <w:p w14:paraId="172B1231" w14:textId="7F01CBB8" w:rsidR="003D716C" w:rsidRDefault="003348E7">
      <w:pPr>
        <w:spacing w:line="360" w:lineRule="auto"/>
        <w:rPr>
          <w:sz w:val="26"/>
          <w:szCs w:val="26"/>
        </w:rPr>
      </w:pPr>
      <w:r w:rsidRPr="003348E7">
        <w:rPr>
          <w:noProof/>
          <w:sz w:val="26"/>
          <w:szCs w:val="26"/>
        </w:rPr>
        <w:drawing>
          <wp:inline distT="0" distB="0" distL="0" distR="0" wp14:anchorId="5077A758" wp14:editId="27ACA671">
            <wp:extent cx="5791835" cy="1104265"/>
            <wp:effectExtent l="133350" t="114300" r="151765" b="1720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F15B44" w14:textId="1EB0F589" w:rsidR="00C56050" w:rsidRDefault="00C56050">
      <w:pPr>
        <w:pStyle w:val="Heading4"/>
      </w:pPr>
      <w:bookmarkStart w:id="1433" w:name="_Toc42729581"/>
      <w:bookmarkStart w:id="1434" w:name="_Toc42730107"/>
      <w:bookmarkStart w:id="1435" w:name="_Toc42730207"/>
      <w:r>
        <w:t>Hình 15. Giao diện danh sách sinh viên</w:t>
      </w:r>
      <w:bookmarkEnd w:id="1433"/>
      <w:bookmarkEnd w:id="1434"/>
      <w:bookmarkEnd w:id="1435"/>
    </w:p>
    <w:p w14:paraId="137D6B94" w14:textId="6D784274" w:rsidR="003348E7" w:rsidRDefault="003348E7">
      <w:pPr>
        <w:spacing w:line="360" w:lineRule="auto"/>
        <w:rPr>
          <w:sz w:val="26"/>
          <w:szCs w:val="26"/>
        </w:rPr>
      </w:pPr>
      <w:r>
        <w:rPr>
          <w:sz w:val="26"/>
          <w:szCs w:val="26"/>
        </w:rPr>
        <w:tab/>
        <w:t>Mọi người có thể coi danh sách các học viên trong lớp. Chỉ người quản lý lớp mới có thể xóa học viên khỏi lớp.</w:t>
      </w:r>
    </w:p>
    <w:p w14:paraId="35FB04A3" w14:textId="21F3B3EE" w:rsidR="00323229" w:rsidRPr="00AA76B9" w:rsidRDefault="00323229">
      <w:pPr>
        <w:pStyle w:val="ListParagraph"/>
        <w:numPr>
          <w:ilvl w:val="3"/>
          <w:numId w:val="4"/>
        </w:numPr>
        <w:spacing w:after="160" w:line="360" w:lineRule="auto"/>
        <w:outlineLvl w:val="3"/>
        <w:rPr>
          <w:szCs w:val="26"/>
          <w:u w:val="single"/>
        </w:rPr>
      </w:pPr>
      <w:r>
        <w:rPr>
          <w:szCs w:val="26"/>
          <w:u w:val="single"/>
        </w:rPr>
        <w:lastRenderedPageBreak/>
        <w:t>Tham gia làm bài trắc nghiệm</w:t>
      </w:r>
    </w:p>
    <w:p w14:paraId="08004D8C" w14:textId="77777777" w:rsidR="0003179B" w:rsidRPr="00624518" w:rsidRDefault="0003179B">
      <w:pPr>
        <w:spacing w:line="360" w:lineRule="auto"/>
        <w:rPr>
          <w:sz w:val="26"/>
          <w:szCs w:val="26"/>
        </w:rPr>
      </w:pPr>
    </w:p>
    <w:p w14:paraId="03FEEB47" w14:textId="6DEE0E6F" w:rsidR="004F2094" w:rsidRPr="00624518" w:rsidRDefault="004F2094">
      <w:pPr>
        <w:pStyle w:val="ListParagraph"/>
        <w:numPr>
          <w:ilvl w:val="2"/>
          <w:numId w:val="4"/>
        </w:numPr>
        <w:spacing w:after="160" w:line="360" w:lineRule="auto"/>
        <w:ind w:left="709" w:hanging="709"/>
        <w:outlineLvl w:val="2"/>
        <w:rPr>
          <w:i/>
          <w:iCs/>
          <w:sz w:val="28"/>
          <w:szCs w:val="28"/>
        </w:rPr>
      </w:pPr>
      <w:bookmarkStart w:id="1436" w:name="_Toc24363379"/>
      <w:bookmarkStart w:id="1437" w:name="_Toc42726196"/>
      <w:r w:rsidRPr="00624518">
        <w:rPr>
          <w:i/>
          <w:iCs/>
          <w:sz w:val="28"/>
          <w:szCs w:val="28"/>
        </w:rPr>
        <w:t xml:space="preserve">Danh sách </w:t>
      </w:r>
      <w:bookmarkEnd w:id="1436"/>
      <w:r w:rsidR="00BD1980">
        <w:rPr>
          <w:i/>
          <w:iCs/>
          <w:sz w:val="28"/>
          <w:szCs w:val="28"/>
        </w:rPr>
        <w:t>chương trình học</w:t>
      </w:r>
      <w:bookmarkEnd w:id="1437"/>
    </w:p>
    <w:p w14:paraId="6594BBF6" w14:textId="4E087912" w:rsidR="004F2094" w:rsidRPr="00F36ADE" w:rsidRDefault="00C34F05">
      <w:pPr>
        <w:spacing w:line="360" w:lineRule="auto"/>
        <w:ind w:firstLine="567"/>
        <w:jc w:val="both"/>
        <w:rPr>
          <w:sz w:val="26"/>
          <w:szCs w:val="26"/>
        </w:rPr>
      </w:pPr>
      <w:r>
        <w:rPr>
          <w:sz w:val="26"/>
          <w:szCs w:val="26"/>
        </w:rPr>
        <w:t>Đ</w:t>
      </w:r>
      <w:r w:rsidR="004F2094" w:rsidRPr="00624518">
        <w:rPr>
          <w:sz w:val="26"/>
          <w:szCs w:val="26"/>
        </w:rPr>
        <w:t xml:space="preserve">ể truy cập vào mục này. Tại menu chức năng, bạn chọn vào mục: </w:t>
      </w:r>
      <w:r w:rsidR="00987C9F" w:rsidRPr="00F36ADE">
        <w:rPr>
          <w:sz w:val="26"/>
          <w:szCs w:val="26"/>
        </w:rPr>
        <w:t>Danh mục</w:t>
      </w:r>
      <w:r w:rsidR="004F2094" w:rsidRPr="00F36ADE">
        <w:rPr>
          <w:sz w:val="26"/>
          <w:szCs w:val="26"/>
        </w:rPr>
        <w:t xml:space="preserve"> </w:t>
      </w:r>
      <w:r w:rsidR="00F36ADE">
        <w:rPr>
          <w:sz w:val="26"/>
          <w:szCs w:val="26"/>
        </w:rPr>
        <w:sym w:font="Wingdings" w:char="F0E0"/>
      </w:r>
      <w:r w:rsidR="004F2094" w:rsidRPr="00F36ADE">
        <w:rPr>
          <w:sz w:val="26"/>
          <w:szCs w:val="26"/>
        </w:rPr>
        <w:t xml:space="preserve"> Môn học</w:t>
      </w:r>
      <w:r w:rsidR="00865376" w:rsidRPr="00F36ADE">
        <w:rPr>
          <w:sz w:val="26"/>
          <w:szCs w:val="26"/>
        </w:rPr>
        <w:t xml:space="preserve"> </w:t>
      </w:r>
      <w:r w:rsidR="00F36ADE">
        <w:rPr>
          <w:sz w:val="26"/>
          <w:szCs w:val="26"/>
        </w:rPr>
        <w:sym w:font="Wingdings" w:char="F0E0"/>
      </w:r>
      <w:r w:rsidR="00865376" w:rsidRPr="00F36ADE">
        <w:rPr>
          <w:sz w:val="26"/>
          <w:szCs w:val="26"/>
        </w:rPr>
        <w:t xml:space="preserve"> Quản lý chương trình học</w:t>
      </w:r>
      <w:r w:rsidR="004F2094" w:rsidRPr="00F36ADE">
        <w:rPr>
          <w:sz w:val="26"/>
          <w:szCs w:val="26"/>
        </w:rPr>
        <w:t>.</w:t>
      </w:r>
    </w:p>
    <w:p w14:paraId="758B09BD" w14:textId="05C84491" w:rsidR="004F2094" w:rsidRDefault="00DB7473">
      <w:pPr>
        <w:spacing w:line="360" w:lineRule="auto"/>
        <w:ind w:firstLine="567"/>
        <w:rPr>
          <w:sz w:val="26"/>
          <w:szCs w:val="26"/>
        </w:rPr>
      </w:pPr>
      <w:r w:rsidRPr="00DB7473">
        <w:rPr>
          <w:noProof/>
          <w:sz w:val="26"/>
          <w:szCs w:val="26"/>
        </w:rPr>
        <w:drawing>
          <wp:inline distT="0" distB="0" distL="0" distR="0" wp14:anchorId="5AC59B85" wp14:editId="56968877">
            <wp:extent cx="5791835" cy="1580515"/>
            <wp:effectExtent l="133350" t="114300" r="151765" b="172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58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B2033" w14:textId="5C9AC912" w:rsidR="00C56050" w:rsidRPr="00624518" w:rsidRDefault="00C56050">
      <w:pPr>
        <w:pStyle w:val="Heading4"/>
      </w:pPr>
      <w:bookmarkStart w:id="1438" w:name="_Toc42729582"/>
      <w:bookmarkStart w:id="1439" w:name="_Toc42730108"/>
      <w:bookmarkStart w:id="1440" w:name="_Toc42730208"/>
      <w:r>
        <w:t>Hình 16. Giao diện danh sách chương trình học</w:t>
      </w:r>
      <w:bookmarkEnd w:id="1438"/>
      <w:bookmarkEnd w:id="1439"/>
      <w:bookmarkEnd w:id="1440"/>
    </w:p>
    <w:p w14:paraId="7201825B" w14:textId="59559DE2" w:rsidR="004F2094" w:rsidRPr="00624518" w:rsidRDefault="004F2094">
      <w:pPr>
        <w:spacing w:line="360" w:lineRule="auto"/>
        <w:ind w:firstLine="567"/>
        <w:jc w:val="both"/>
        <w:rPr>
          <w:sz w:val="26"/>
          <w:szCs w:val="26"/>
        </w:rPr>
      </w:pPr>
      <w:r w:rsidRPr="00624518">
        <w:rPr>
          <w:sz w:val="26"/>
          <w:szCs w:val="26"/>
        </w:rPr>
        <w:t xml:space="preserve">Bạn có thể xóa </w:t>
      </w:r>
      <w:r w:rsidR="00DB7473">
        <w:rPr>
          <w:sz w:val="26"/>
          <w:szCs w:val="26"/>
        </w:rPr>
        <w:t>chương trình học</w:t>
      </w:r>
      <w:r w:rsidRPr="00624518">
        <w:rPr>
          <w:sz w:val="26"/>
          <w:szCs w:val="26"/>
        </w:rPr>
        <w:t xml:space="preserve"> bằng nút </w:t>
      </w:r>
      <w:r w:rsidRPr="00624518">
        <w:rPr>
          <w:noProof/>
          <w:sz w:val="26"/>
          <w:szCs w:val="26"/>
        </w:rPr>
        <w:drawing>
          <wp:inline distT="0" distB="0" distL="0" distR="0" wp14:anchorId="1C9C488D" wp14:editId="329812CE">
            <wp:extent cx="34294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48" cy="333422"/>
                    </a:xfrm>
                    <a:prstGeom prst="rect">
                      <a:avLst/>
                    </a:prstGeom>
                  </pic:spPr>
                </pic:pic>
              </a:graphicData>
            </a:graphic>
          </wp:inline>
        </w:drawing>
      </w:r>
      <w:r w:rsidRPr="00624518">
        <w:rPr>
          <w:sz w:val="26"/>
          <w:szCs w:val="26"/>
        </w:rPr>
        <w:t xml:space="preserve">, hoặc xem/ chỉnh sửa thông tin môn học bằng nút </w:t>
      </w:r>
      <w:r w:rsidR="00897C0E" w:rsidRPr="00897C0E">
        <w:rPr>
          <w:noProof/>
          <w:sz w:val="26"/>
          <w:szCs w:val="26"/>
        </w:rPr>
        <w:drawing>
          <wp:inline distT="0" distB="0" distL="0" distR="0" wp14:anchorId="4496DBFD" wp14:editId="6A826089">
            <wp:extent cx="333422" cy="30484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422" cy="304843"/>
                    </a:xfrm>
                    <a:prstGeom prst="rect">
                      <a:avLst/>
                    </a:prstGeom>
                  </pic:spPr>
                </pic:pic>
              </a:graphicData>
            </a:graphic>
          </wp:inline>
        </w:drawing>
      </w:r>
    </w:p>
    <w:p w14:paraId="3EF2D013" w14:textId="120B8BC2" w:rsidR="004F2094" w:rsidRPr="00624518" w:rsidRDefault="004F2094">
      <w:pPr>
        <w:pStyle w:val="ListParagraph"/>
        <w:numPr>
          <w:ilvl w:val="3"/>
          <w:numId w:val="4"/>
        </w:numPr>
        <w:spacing w:after="160" w:line="360" w:lineRule="auto"/>
        <w:outlineLvl w:val="3"/>
        <w:rPr>
          <w:szCs w:val="26"/>
          <w:u w:val="single"/>
        </w:rPr>
      </w:pPr>
      <w:bookmarkStart w:id="1441" w:name="_Toc24363380"/>
      <w:r w:rsidRPr="00624518">
        <w:rPr>
          <w:szCs w:val="26"/>
          <w:u w:val="single"/>
        </w:rPr>
        <w:t xml:space="preserve">Tạo mới </w:t>
      </w:r>
      <w:r w:rsidR="00F715D0">
        <w:rPr>
          <w:szCs w:val="26"/>
          <w:u w:val="single"/>
        </w:rPr>
        <w:t>chương trình</w:t>
      </w:r>
      <w:r w:rsidRPr="00624518">
        <w:rPr>
          <w:szCs w:val="26"/>
          <w:u w:val="single"/>
        </w:rPr>
        <w:t xml:space="preserve"> học</w:t>
      </w:r>
      <w:bookmarkEnd w:id="1441"/>
    </w:p>
    <w:p w14:paraId="423926A8" w14:textId="7F3F6057" w:rsidR="004F2094" w:rsidRPr="00624518" w:rsidRDefault="004F2094">
      <w:pPr>
        <w:spacing w:line="360" w:lineRule="auto"/>
        <w:ind w:firstLine="567"/>
        <w:rPr>
          <w:sz w:val="26"/>
          <w:szCs w:val="26"/>
        </w:rPr>
      </w:pPr>
      <w:r w:rsidRPr="00624518">
        <w:rPr>
          <w:sz w:val="26"/>
          <w:szCs w:val="26"/>
        </w:rPr>
        <w:t xml:space="preserve">Sau khi ấn vào nút </w:t>
      </w:r>
      <w:r w:rsidR="009476D6">
        <w:rPr>
          <w:sz w:val="26"/>
          <w:szCs w:val="26"/>
        </w:rPr>
        <w:t>thêm mới</w:t>
      </w:r>
      <w:r w:rsidRPr="00624518">
        <w:rPr>
          <w:sz w:val="26"/>
          <w:szCs w:val="26"/>
        </w:rPr>
        <w:t>, một cửa sổ hiển thị, bạn cần nhập đầy đủ thông tin sau đó ấn vào lưu lại.</w:t>
      </w:r>
    </w:p>
    <w:p w14:paraId="258CD7DF" w14:textId="3920901B" w:rsidR="004F2094" w:rsidRDefault="009476D6">
      <w:pPr>
        <w:spacing w:line="360" w:lineRule="auto"/>
        <w:ind w:firstLine="567"/>
        <w:jc w:val="center"/>
        <w:rPr>
          <w:sz w:val="26"/>
          <w:szCs w:val="26"/>
        </w:rPr>
      </w:pPr>
      <w:r w:rsidRPr="009476D6">
        <w:rPr>
          <w:noProof/>
          <w:sz w:val="26"/>
          <w:szCs w:val="26"/>
        </w:rPr>
        <w:lastRenderedPageBreak/>
        <w:drawing>
          <wp:inline distT="0" distB="0" distL="0" distR="0" wp14:anchorId="78B0A17D" wp14:editId="38A3F01B">
            <wp:extent cx="5791835"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613025"/>
                    </a:xfrm>
                    <a:prstGeom prst="rect">
                      <a:avLst/>
                    </a:prstGeom>
                  </pic:spPr>
                </pic:pic>
              </a:graphicData>
            </a:graphic>
          </wp:inline>
        </w:drawing>
      </w:r>
    </w:p>
    <w:p w14:paraId="31452A1C" w14:textId="727B5C8B" w:rsidR="00C56050" w:rsidRPr="00624518" w:rsidRDefault="00C56050">
      <w:pPr>
        <w:pStyle w:val="Heading4"/>
      </w:pPr>
      <w:bookmarkStart w:id="1442" w:name="_Toc42729583"/>
      <w:bookmarkStart w:id="1443" w:name="_Toc42730109"/>
      <w:bookmarkStart w:id="1444" w:name="_Toc42730209"/>
      <w:r>
        <w:t>Hình 17. Giao diện tạo mới chương trình học</w:t>
      </w:r>
      <w:bookmarkEnd w:id="1442"/>
      <w:bookmarkEnd w:id="1443"/>
      <w:bookmarkEnd w:id="1444"/>
    </w:p>
    <w:p w14:paraId="2B9D3FB7" w14:textId="106F7F72" w:rsidR="004F2094" w:rsidRPr="00624518" w:rsidRDefault="004F2094">
      <w:pPr>
        <w:pStyle w:val="ListParagraph"/>
        <w:numPr>
          <w:ilvl w:val="3"/>
          <w:numId w:val="4"/>
        </w:numPr>
        <w:spacing w:after="160" w:line="360" w:lineRule="auto"/>
        <w:outlineLvl w:val="3"/>
        <w:rPr>
          <w:szCs w:val="26"/>
          <w:u w:val="single"/>
        </w:rPr>
      </w:pPr>
      <w:bookmarkStart w:id="1445" w:name="_Toc24363381"/>
      <w:r w:rsidRPr="00624518">
        <w:rPr>
          <w:szCs w:val="26"/>
          <w:u w:val="single"/>
        </w:rPr>
        <w:t xml:space="preserve">Chỉnh sửa </w:t>
      </w:r>
      <w:r w:rsidR="00D55D31">
        <w:rPr>
          <w:szCs w:val="26"/>
          <w:u w:val="single"/>
        </w:rPr>
        <w:t>chương trình</w:t>
      </w:r>
      <w:r w:rsidRPr="00624518">
        <w:rPr>
          <w:szCs w:val="26"/>
          <w:u w:val="single"/>
        </w:rPr>
        <w:t xml:space="preserve"> học</w:t>
      </w:r>
      <w:bookmarkEnd w:id="1445"/>
    </w:p>
    <w:p w14:paraId="4AA2085A" w14:textId="79258AEC" w:rsidR="004F2094" w:rsidRDefault="004F2094">
      <w:pPr>
        <w:spacing w:line="360" w:lineRule="auto"/>
        <w:ind w:firstLine="567"/>
        <w:jc w:val="both"/>
        <w:rPr>
          <w:sz w:val="26"/>
          <w:szCs w:val="26"/>
        </w:rPr>
      </w:pPr>
      <w:r w:rsidRPr="00624518">
        <w:rPr>
          <w:sz w:val="26"/>
          <w:szCs w:val="26"/>
        </w:rPr>
        <w:t xml:space="preserve">Để chỉnh sửa </w:t>
      </w:r>
      <w:r w:rsidR="00A53357">
        <w:rPr>
          <w:sz w:val="26"/>
          <w:szCs w:val="26"/>
        </w:rPr>
        <w:t>chương trình</w:t>
      </w:r>
      <w:r w:rsidRPr="00624518">
        <w:rPr>
          <w:sz w:val="26"/>
          <w:szCs w:val="26"/>
        </w:rPr>
        <w:t xml:space="preserve"> học, tại giao diện danh sách môn học, bạn ấn vào nút</w:t>
      </w:r>
      <w:r w:rsidR="00C22727">
        <w:rPr>
          <w:sz w:val="26"/>
          <w:szCs w:val="26"/>
        </w:rPr>
        <w:t xml:space="preserve"> </w:t>
      </w:r>
      <w:r w:rsidR="00C22727" w:rsidRPr="00897C0E">
        <w:rPr>
          <w:noProof/>
          <w:sz w:val="26"/>
          <w:szCs w:val="26"/>
        </w:rPr>
        <w:drawing>
          <wp:inline distT="0" distB="0" distL="0" distR="0" wp14:anchorId="35A38BB6" wp14:editId="5E339716">
            <wp:extent cx="333422" cy="304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422" cy="304843"/>
                    </a:xfrm>
                    <a:prstGeom prst="rect">
                      <a:avLst/>
                    </a:prstGeom>
                  </pic:spPr>
                </pic:pic>
              </a:graphicData>
            </a:graphic>
          </wp:inline>
        </w:drawing>
      </w:r>
      <w:r w:rsidRPr="00624518">
        <w:rPr>
          <w:sz w:val="26"/>
          <w:szCs w:val="26"/>
        </w:rPr>
        <w:t xml:space="preserve">, </w:t>
      </w:r>
      <w:r w:rsidR="00A30BAD">
        <w:rPr>
          <w:sz w:val="26"/>
          <w:szCs w:val="26"/>
        </w:rPr>
        <w:t>trang thông tin chi tiết</w:t>
      </w:r>
      <w:r w:rsidRPr="00624518">
        <w:rPr>
          <w:sz w:val="26"/>
          <w:szCs w:val="26"/>
        </w:rPr>
        <w:t xml:space="preserve"> sẽ xuất hiện để bạn chỉnh sửa</w:t>
      </w:r>
      <w:r w:rsidR="004568C7">
        <w:rPr>
          <w:sz w:val="26"/>
          <w:szCs w:val="26"/>
        </w:rPr>
        <w:t>.</w:t>
      </w:r>
    </w:p>
    <w:p w14:paraId="2CC896CA" w14:textId="019A2521" w:rsidR="00380CC0" w:rsidRDefault="00380CC0">
      <w:pPr>
        <w:spacing w:line="360" w:lineRule="auto"/>
        <w:ind w:firstLine="567"/>
        <w:jc w:val="both"/>
        <w:rPr>
          <w:sz w:val="26"/>
          <w:szCs w:val="26"/>
        </w:rPr>
      </w:pPr>
      <w:r w:rsidRPr="00380CC0">
        <w:rPr>
          <w:noProof/>
          <w:sz w:val="26"/>
          <w:szCs w:val="26"/>
        </w:rPr>
        <w:drawing>
          <wp:inline distT="0" distB="0" distL="0" distR="0" wp14:anchorId="545284D3" wp14:editId="1D2BF828">
            <wp:extent cx="5791835" cy="1499870"/>
            <wp:effectExtent l="114300" t="114300" r="151765"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49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F145F" w14:textId="7EACF81B" w:rsidR="00C56050" w:rsidRDefault="00C56050">
      <w:pPr>
        <w:pStyle w:val="Heading4"/>
      </w:pPr>
      <w:bookmarkStart w:id="1446" w:name="_Toc42729584"/>
      <w:bookmarkStart w:id="1447" w:name="_Toc42730110"/>
      <w:bookmarkStart w:id="1448" w:name="_Toc42730210"/>
      <w:r>
        <w:t>Hình 18. Giao diện chỉnh sửa chương trình học</w:t>
      </w:r>
      <w:bookmarkEnd w:id="1446"/>
      <w:bookmarkEnd w:id="1447"/>
      <w:bookmarkEnd w:id="1448"/>
    </w:p>
    <w:p w14:paraId="57117514" w14:textId="3F6FAC70" w:rsidR="00380CC0" w:rsidRDefault="00380CC0">
      <w:pPr>
        <w:pStyle w:val="ListParagraph"/>
        <w:numPr>
          <w:ilvl w:val="3"/>
          <w:numId w:val="4"/>
        </w:numPr>
        <w:spacing w:after="160" w:line="360" w:lineRule="auto"/>
        <w:outlineLvl w:val="3"/>
        <w:rPr>
          <w:szCs w:val="26"/>
          <w:u w:val="single"/>
        </w:rPr>
      </w:pPr>
      <w:r w:rsidRPr="00624518">
        <w:rPr>
          <w:szCs w:val="26"/>
          <w:u w:val="single"/>
        </w:rPr>
        <w:t xml:space="preserve">Chỉnh sửa </w:t>
      </w:r>
      <w:r>
        <w:rPr>
          <w:szCs w:val="26"/>
          <w:u w:val="single"/>
        </w:rPr>
        <w:t>nội dung trong chương trình</w:t>
      </w:r>
      <w:r w:rsidRPr="00624518">
        <w:rPr>
          <w:szCs w:val="26"/>
          <w:u w:val="single"/>
        </w:rPr>
        <w:t xml:space="preserve"> học</w:t>
      </w:r>
    </w:p>
    <w:p w14:paraId="3A370B6C" w14:textId="5AF4694B" w:rsidR="00D318A1" w:rsidRPr="00D318A1" w:rsidRDefault="00D318A1">
      <w:pPr>
        <w:spacing w:line="360" w:lineRule="auto"/>
        <w:ind w:firstLine="720"/>
        <w:pPrChange w:id="1449" w:author="Tuan Tran" w:date="2020-06-11T10:10:00Z">
          <w:pPr>
            <w:ind w:firstLine="720"/>
          </w:pPr>
        </w:pPrChange>
      </w:pPr>
      <w:r>
        <w:t>Các nội dung trong chương trình học bao gồm các bài học, bài tự luận và bài trắc nghiệm</w:t>
      </w:r>
      <w:r w:rsidR="004568C7">
        <w:t>.</w:t>
      </w:r>
    </w:p>
    <w:p w14:paraId="0CA70B9E" w14:textId="4CB70E6E" w:rsidR="00D318A1" w:rsidRDefault="00D318A1">
      <w:pPr>
        <w:spacing w:line="360" w:lineRule="auto"/>
        <w:pPrChange w:id="1450" w:author="Tuan Tran" w:date="2020-06-11T10:10:00Z">
          <w:pPr/>
        </w:pPrChange>
      </w:pPr>
      <w:r w:rsidRPr="00D318A1">
        <w:rPr>
          <w:noProof/>
        </w:rPr>
        <w:lastRenderedPageBreak/>
        <w:drawing>
          <wp:inline distT="0" distB="0" distL="0" distR="0" wp14:anchorId="1E78DB08" wp14:editId="20065C30">
            <wp:extent cx="5791835" cy="4116070"/>
            <wp:effectExtent l="133350" t="114300" r="151765" b="1701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11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B17E16" w14:textId="688F415F" w:rsidR="00C56050" w:rsidRDefault="00C56050">
      <w:pPr>
        <w:pStyle w:val="Heading4"/>
      </w:pPr>
      <w:bookmarkStart w:id="1451" w:name="_Toc42729585"/>
      <w:bookmarkStart w:id="1452" w:name="_Toc42730111"/>
      <w:bookmarkStart w:id="1453" w:name="_Toc42730211"/>
      <w:r>
        <w:t>Hình 19. Giao diện chỉnh sửa nội dung của chương trình học</w:t>
      </w:r>
      <w:bookmarkEnd w:id="1451"/>
      <w:bookmarkEnd w:id="1452"/>
      <w:bookmarkEnd w:id="1453"/>
    </w:p>
    <w:p w14:paraId="373F5B0E" w14:textId="09531181" w:rsidR="006D3BF1" w:rsidRDefault="006D3BF1">
      <w:pPr>
        <w:spacing w:line="360" w:lineRule="auto"/>
        <w:ind w:firstLine="720"/>
        <w:rPr>
          <w:b/>
          <w:bCs/>
        </w:rPr>
        <w:pPrChange w:id="1454" w:author="Tuan Tran" w:date="2020-06-11T10:10:00Z">
          <w:pPr>
            <w:ind w:firstLine="720"/>
          </w:pPr>
        </w:pPrChange>
      </w:pPr>
      <w:r w:rsidRPr="006D3BF1">
        <w:t xml:space="preserve">Khi muốn cập nhật thứ tự các nội dung trong danh sách người dùng nhấn nút </w:t>
      </w:r>
      <w:r w:rsidRPr="006D3BF1">
        <w:rPr>
          <w:b/>
          <w:bCs/>
        </w:rPr>
        <w:t>Cập nhật thứ tự.</w:t>
      </w:r>
    </w:p>
    <w:p w14:paraId="52D328AD" w14:textId="77777777" w:rsidR="00DD1FF4" w:rsidRPr="006D3BF1" w:rsidRDefault="00DD1FF4">
      <w:pPr>
        <w:spacing w:line="360" w:lineRule="auto"/>
        <w:ind w:firstLine="720"/>
        <w:pPrChange w:id="1455" w:author="Tuan Tran" w:date="2020-06-11T10:10:00Z">
          <w:pPr>
            <w:ind w:firstLine="720"/>
          </w:pPr>
        </w:pPrChange>
      </w:pPr>
    </w:p>
    <w:p w14:paraId="7865960A" w14:textId="137CA7A9" w:rsidR="009B02F0" w:rsidRDefault="00D318A1">
      <w:pPr>
        <w:spacing w:line="360" w:lineRule="auto"/>
        <w:jc w:val="both"/>
        <w:rPr>
          <w:sz w:val="26"/>
          <w:szCs w:val="26"/>
        </w:rPr>
      </w:pPr>
      <w:r>
        <w:rPr>
          <w:sz w:val="26"/>
          <w:szCs w:val="26"/>
        </w:rPr>
        <w:t>Tại menu Danh sách nội dung:</w:t>
      </w:r>
    </w:p>
    <w:p w14:paraId="3038AFEC" w14:textId="042D3B3E" w:rsidR="00D318A1" w:rsidRDefault="00D318A1">
      <w:pPr>
        <w:pStyle w:val="ListParagraph"/>
        <w:numPr>
          <w:ilvl w:val="0"/>
          <w:numId w:val="5"/>
        </w:numPr>
        <w:spacing w:line="360" w:lineRule="auto"/>
        <w:jc w:val="both"/>
        <w:rPr>
          <w:szCs w:val="26"/>
        </w:rPr>
      </w:pPr>
      <w:r>
        <w:rPr>
          <w:szCs w:val="26"/>
        </w:rPr>
        <w:t>Thêm nội dung mới: thêm một bài hoàn toàn mới</w:t>
      </w:r>
    </w:p>
    <w:p w14:paraId="56466C66" w14:textId="73C21ED3" w:rsidR="00D318A1" w:rsidRPr="00D318A1" w:rsidRDefault="00D318A1">
      <w:pPr>
        <w:pStyle w:val="ListParagraph"/>
        <w:numPr>
          <w:ilvl w:val="0"/>
          <w:numId w:val="5"/>
        </w:numPr>
        <w:spacing w:line="360" w:lineRule="auto"/>
        <w:jc w:val="both"/>
        <w:rPr>
          <w:szCs w:val="26"/>
        </w:rPr>
      </w:pPr>
      <w:r>
        <w:rPr>
          <w:szCs w:val="26"/>
        </w:rPr>
        <w:t>Thêm nội dung có sẵn: Chọn một bài có sẵn thuộc sở hữu của người dùng</w:t>
      </w:r>
      <w:r w:rsidR="004568C7">
        <w:rPr>
          <w:szCs w:val="26"/>
        </w:rPr>
        <w:t>.</w:t>
      </w:r>
    </w:p>
    <w:p w14:paraId="03E97137" w14:textId="19851224" w:rsidR="00F867A0" w:rsidRPr="00624518" w:rsidRDefault="00F867A0">
      <w:pPr>
        <w:pStyle w:val="ListParagraph"/>
        <w:numPr>
          <w:ilvl w:val="2"/>
          <w:numId w:val="4"/>
        </w:numPr>
        <w:spacing w:after="160" w:line="360" w:lineRule="auto"/>
        <w:ind w:left="709" w:hanging="709"/>
        <w:outlineLvl w:val="2"/>
        <w:rPr>
          <w:i/>
          <w:iCs/>
          <w:sz w:val="28"/>
          <w:szCs w:val="28"/>
        </w:rPr>
      </w:pPr>
      <w:bookmarkStart w:id="1456" w:name="_Toc24363383"/>
      <w:bookmarkStart w:id="1457" w:name="_Toc42726197"/>
      <w:r w:rsidRPr="00624518">
        <w:rPr>
          <w:i/>
          <w:iCs/>
          <w:sz w:val="28"/>
          <w:szCs w:val="28"/>
        </w:rPr>
        <w:t xml:space="preserve">Quản lý </w:t>
      </w:r>
      <w:bookmarkEnd w:id="1456"/>
      <w:r w:rsidR="00DD1FF4">
        <w:rPr>
          <w:i/>
          <w:iCs/>
          <w:sz w:val="28"/>
          <w:szCs w:val="28"/>
        </w:rPr>
        <w:t>bài học</w:t>
      </w:r>
      <w:bookmarkEnd w:id="1457"/>
    </w:p>
    <w:p w14:paraId="13577302" w14:textId="0EE4DD45" w:rsidR="00AC2EF7" w:rsidRPr="00D337D7" w:rsidRDefault="00AC2EF7">
      <w:pPr>
        <w:pStyle w:val="ListParagraph"/>
        <w:spacing w:line="360" w:lineRule="auto"/>
        <w:ind w:left="375"/>
        <w:jc w:val="both"/>
        <w:rPr>
          <w:szCs w:val="26"/>
        </w:rPr>
      </w:pPr>
      <w:r w:rsidRPr="00AC2EF7">
        <w:rPr>
          <w:szCs w:val="26"/>
        </w:rPr>
        <w:t xml:space="preserve">Để truy cập vào mục này. Tại menu chức năng, bạn chọn vào mục: </w:t>
      </w:r>
      <w:r w:rsidRPr="00D337D7">
        <w:rPr>
          <w:szCs w:val="26"/>
        </w:rPr>
        <w:t xml:space="preserve">Danh mục </w:t>
      </w:r>
      <w:r w:rsidR="00D337D7">
        <w:rPr>
          <w:szCs w:val="26"/>
        </w:rPr>
        <w:sym w:font="Wingdings" w:char="F0E0"/>
      </w:r>
      <w:r w:rsidRPr="00D337D7">
        <w:rPr>
          <w:szCs w:val="26"/>
        </w:rPr>
        <w:t xml:space="preserve"> Môn học </w:t>
      </w:r>
      <w:r w:rsidR="00D337D7">
        <w:rPr>
          <w:szCs w:val="26"/>
        </w:rPr>
        <w:sym w:font="Wingdings" w:char="F0E0"/>
      </w:r>
      <w:r w:rsidRPr="00D337D7">
        <w:rPr>
          <w:szCs w:val="26"/>
        </w:rPr>
        <w:t xml:space="preserve"> </w:t>
      </w:r>
      <w:r w:rsidR="007E0342" w:rsidRPr="00D337D7">
        <w:rPr>
          <w:szCs w:val="26"/>
        </w:rPr>
        <w:t>Danh sách bài học</w:t>
      </w:r>
      <w:r w:rsidRPr="00D337D7">
        <w:rPr>
          <w:szCs w:val="26"/>
        </w:rPr>
        <w:t>.</w:t>
      </w:r>
    </w:p>
    <w:p w14:paraId="2DA8F371" w14:textId="18ABD6AD" w:rsidR="00F867A0" w:rsidRPr="00624518" w:rsidRDefault="00F867A0">
      <w:pPr>
        <w:pStyle w:val="ListParagraph"/>
        <w:spacing w:line="360" w:lineRule="auto"/>
        <w:ind w:left="0" w:firstLine="567"/>
        <w:jc w:val="both"/>
        <w:rPr>
          <w:szCs w:val="26"/>
        </w:rPr>
      </w:pPr>
    </w:p>
    <w:p w14:paraId="45901330" w14:textId="5ACBBBBE" w:rsidR="00F867A0" w:rsidRDefault="00F74C6B">
      <w:pPr>
        <w:pStyle w:val="ListParagraph"/>
        <w:spacing w:line="360" w:lineRule="auto"/>
        <w:ind w:left="0" w:firstLine="567"/>
        <w:jc w:val="center"/>
        <w:rPr>
          <w:szCs w:val="26"/>
        </w:rPr>
      </w:pPr>
      <w:r w:rsidRPr="00F74C6B">
        <w:rPr>
          <w:noProof/>
          <w:szCs w:val="26"/>
        </w:rPr>
        <w:lastRenderedPageBreak/>
        <w:drawing>
          <wp:inline distT="0" distB="0" distL="0" distR="0" wp14:anchorId="72FAF451" wp14:editId="65677669">
            <wp:extent cx="5791835" cy="2734310"/>
            <wp:effectExtent l="133350" t="114300" r="151765"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73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EE46E2" w14:textId="683078D3" w:rsidR="00C56050" w:rsidRPr="00624518" w:rsidRDefault="00C56050">
      <w:pPr>
        <w:pStyle w:val="Heading4"/>
      </w:pPr>
      <w:bookmarkStart w:id="1458" w:name="_Toc42729586"/>
      <w:bookmarkStart w:id="1459" w:name="_Toc42730112"/>
      <w:bookmarkStart w:id="1460" w:name="_Toc42730212"/>
      <w:r>
        <w:t>Hình 20. Giao diện quản lý bài học</w:t>
      </w:r>
      <w:bookmarkEnd w:id="1458"/>
      <w:bookmarkEnd w:id="1459"/>
      <w:bookmarkEnd w:id="1460"/>
    </w:p>
    <w:p w14:paraId="433CE9CF" w14:textId="11F12100" w:rsidR="00F867A0" w:rsidRPr="00624518" w:rsidRDefault="00F867A0">
      <w:pPr>
        <w:pStyle w:val="ListParagraph"/>
        <w:spacing w:line="360" w:lineRule="auto"/>
        <w:ind w:left="0" w:firstLine="567"/>
        <w:rPr>
          <w:szCs w:val="26"/>
        </w:rPr>
      </w:pPr>
      <w:r w:rsidRPr="00624518">
        <w:rPr>
          <w:szCs w:val="26"/>
        </w:rPr>
        <w:t xml:space="preserve">Tại đây bạn sẽ thấy được danh sách các </w:t>
      </w:r>
      <w:r w:rsidR="00C325B4">
        <w:rPr>
          <w:szCs w:val="26"/>
        </w:rPr>
        <w:t>bài học</w:t>
      </w:r>
      <w:r w:rsidRPr="00624518">
        <w:rPr>
          <w:szCs w:val="26"/>
        </w:rPr>
        <w:t xml:space="preserve"> </w:t>
      </w:r>
      <w:r w:rsidR="00944A90">
        <w:rPr>
          <w:szCs w:val="26"/>
        </w:rPr>
        <w:t>của bạn</w:t>
      </w:r>
      <w:r w:rsidRPr="00624518">
        <w:rPr>
          <w:szCs w:val="26"/>
        </w:rPr>
        <w:t>.</w:t>
      </w:r>
    </w:p>
    <w:p w14:paraId="41D1AD4C" w14:textId="776F840E" w:rsidR="008F1971" w:rsidRDefault="008F1971">
      <w:pPr>
        <w:spacing w:line="360" w:lineRule="auto"/>
        <w:ind w:firstLine="567"/>
        <w:jc w:val="both"/>
        <w:rPr>
          <w:sz w:val="26"/>
          <w:szCs w:val="26"/>
        </w:rPr>
      </w:pPr>
      <w:r w:rsidRPr="00624518">
        <w:rPr>
          <w:sz w:val="26"/>
          <w:szCs w:val="26"/>
        </w:rPr>
        <w:t xml:space="preserve">Bạn có thể xóa </w:t>
      </w:r>
      <w:r>
        <w:rPr>
          <w:sz w:val="26"/>
          <w:szCs w:val="26"/>
        </w:rPr>
        <w:t>chương trình học</w:t>
      </w:r>
      <w:r w:rsidRPr="00624518">
        <w:rPr>
          <w:sz w:val="26"/>
          <w:szCs w:val="26"/>
        </w:rPr>
        <w:t xml:space="preserve"> bằng nút </w:t>
      </w:r>
      <w:r w:rsidRPr="00624518">
        <w:rPr>
          <w:noProof/>
          <w:sz w:val="26"/>
          <w:szCs w:val="26"/>
        </w:rPr>
        <w:drawing>
          <wp:inline distT="0" distB="0" distL="0" distR="0" wp14:anchorId="23F205AB" wp14:editId="16D03F6D">
            <wp:extent cx="34294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48" cy="333422"/>
                    </a:xfrm>
                    <a:prstGeom prst="rect">
                      <a:avLst/>
                    </a:prstGeom>
                  </pic:spPr>
                </pic:pic>
              </a:graphicData>
            </a:graphic>
          </wp:inline>
        </w:drawing>
      </w:r>
      <w:r w:rsidRPr="00624518">
        <w:rPr>
          <w:sz w:val="26"/>
          <w:szCs w:val="26"/>
        </w:rPr>
        <w:t xml:space="preserve">, hoặc xem/ chỉnh sửa thông tin môn học bằng nút </w:t>
      </w:r>
      <w:r w:rsidRPr="00897C0E">
        <w:rPr>
          <w:noProof/>
          <w:sz w:val="26"/>
          <w:szCs w:val="26"/>
        </w:rPr>
        <w:drawing>
          <wp:inline distT="0" distB="0" distL="0" distR="0" wp14:anchorId="4E1DE4F4" wp14:editId="6BE552DC">
            <wp:extent cx="333422" cy="3048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422" cy="304843"/>
                    </a:xfrm>
                    <a:prstGeom prst="rect">
                      <a:avLst/>
                    </a:prstGeom>
                  </pic:spPr>
                </pic:pic>
              </a:graphicData>
            </a:graphic>
          </wp:inline>
        </w:drawing>
      </w:r>
    </w:p>
    <w:p w14:paraId="0C2A153C" w14:textId="77777777" w:rsidR="006262CF" w:rsidRPr="00624518" w:rsidRDefault="006262CF">
      <w:pPr>
        <w:spacing w:line="360" w:lineRule="auto"/>
        <w:ind w:firstLine="567"/>
        <w:jc w:val="both"/>
        <w:rPr>
          <w:sz w:val="26"/>
          <w:szCs w:val="26"/>
        </w:rPr>
      </w:pPr>
    </w:p>
    <w:p w14:paraId="605A8FB9" w14:textId="7B418A95" w:rsidR="00F867A0" w:rsidRPr="00624518" w:rsidRDefault="00F867A0">
      <w:pPr>
        <w:pStyle w:val="ListParagraph"/>
        <w:numPr>
          <w:ilvl w:val="3"/>
          <w:numId w:val="4"/>
        </w:numPr>
        <w:spacing w:after="160" w:line="360" w:lineRule="auto"/>
        <w:outlineLvl w:val="3"/>
        <w:rPr>
          <w:szCs w:val="26"/>
          <w:u w:val="single"/>
        </w:rPr>
      </w:pPr>
      <w:bookmarkStart w:id="1461" w:name="_Toc24363384"/>
      <w:r w:rsidRPr="00624518">
        <w:rPr>
          <w:szCs w:val="26"/>
          <w:u w:val="single"/>
        </w:rPr>
        <w:t xml:space="preserve">Tạo mới </w:t>
      </w:r>
      <w:bookmarkEnd w:id="1461"/>
      <w:r w:rsidR="00C8411E">
        <w:rPr>
          <w:szCs w:val="26"/>
          <w:u w:val="single"/>
        </w:rPr>
        <w:t>bài h</w:t>
      </w:r>
      <w:r w:rsidR="00223A40">
        <w:rPr>
          <w:szCs w:val="26"/>
          <w:u w:val="single"/>
        </w:rPr>
        <w:t>ọc</w:t>
      </w:r>
    </w:p>
    <w:p w14:paraId="0D48A1EC" w14:textId="0B24EB58" w:rsidR="00F867A0" w:rsidRDefault="00F867A0">
      <w:pPr>
        <w:spacing w:line="360" w:lineRule="auto"/>
        <w:ind w:firstLine="567"/>
        <w:rPr>
          <w:sz w:val="26"/>
          <w:szCs w:val="26"/>
        </w:rPr>
      </w:pPr>
      <w:r w:rsidRPr="00624518">
        <w:rPr>
          <w:sz w:val="26"/>
          <w:szCs w:val="26"/>
        </w:rPr>
        <w:t xml:space="preserve">Để tạo mới, bạn ấn vào nút </w:t>
      </w:r>
      <w:r w:rsidR="00883EA9">
        <w:rPr>
          <w:sz w:val="26"/>
          <w:szCs w:val="26"/>
        </w:rPr>
        <w:t>Thêm bài học</w:t>
      </w:r>
      <w:r w:rsidR="004568C7">
        <w:rPr>
          <w:sz w:val="26"/>
          <w:szCs w:val="26"/>
        </w:rPr>
        <w:t>.</w:t>
      </w:r>
    </w:p>
    <w:p w14:paraId="0BA6C4F7" w14:textId="26982326" w:rsidR="00975592" w:rsidRDefault="00975592">
      <w:pPr>
        <w:spacing w:line="360" w:lineRule="auto"/>
        <w:ind w:firstLine="567"/>
        <w:rPr>
          <w:sz w:val="26"/>
          <w:szCs w:val="26"/>
        </w:rPr>
      </w:pPr>
      <w:r w:rsidRPr="00975592">
        <w:rPr>
          <w:noProof/>
          <w:sz w:val="26"/>
          <w:szCs w:val="26"/>
        </w:rPr>
        <w:lastRenderedPageBreak/>
        <w:drawing>
          <wp:inline distT="0" distB="0" distL="0" distR="0" wp14:anchorId="0C0F8731" wp14:editId="59168DF9">
            <wp:extent cx="5791835" cy="5174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174615"/>
                    </a:xfrm>
                    <a:prstGeom prst="rect">
                      <a:avLst/>
                    </a:prstGeom>
                  </pic:spPr>
                </pic:pic>
              </a:graphicData>
            </a:graphic>
          </wp:inline>
        </w:drawing>
      </w:r>
    </w:p>
    <w:p w14:paraId="3589433E" w14:textId="4D82E76A" w:rsidR="00C56050" w:rsidRPr="00624518" w:rsidRDefault="00C56050">
      <w:pPr>
        <w:pStyle w:val="Heading4"/>
      </w:pPr>
      <w:bookmarkStart w:id="1462" w:name="_Toc42729587"/>
      <w:bookmarkStart w:id="1463" w:name="_Toc42730113"/>
      <w:bookmarkStart w:id="1464" w:name="_Toc42730213"/>
      <w:r>
        <w:t>Hình 21. Giao diện thêm mới bài học</w:t>
      </w:r>
      <w:bookmarkEnd w:id="1462"/>
      <w:bookmarkEnd w:id="1463"/>
      <w:bookmarkEnd w:id="1464"/>
    </w:p>
    <w:p w14:paraId="5CEFA2D1" w14:textId="759F3C00" w:rsidR="006C3A83" w:rsidRDefault="006C3A83">
      <w:pPr>
        <w:spacing w:line="360" w:lineRule="auto"/>
        <w:ind w:firstLine="567"/>
        <w:jc w:val="both"/>
        <w:rPr>
          <w:sz w:val="26"/>
          <w:szCs w:val="26"/>
        </w:rPr>
      </w:pPr>
    </w:p>
    <w:p w14:paraId="0ACC30E2" w14:textId="5F93A094" w:rsidR="006C3A83" w:rsidRPr="00624518" w:rsidRDefault="006C3A83">
      <w:pPr>
        <w:pStyle w:val="ListParagraph"/>
        <w:numPr>
          <w:ilvl w:val="3"/>
          <w:numId w:val="4"/>
        </w:numPr>
        <w:spacing w:after="160" w:line="360" w:lineRule="auto"/>
        <w:outlineLvl w:val="3"/>
        <w:rPr>
          <w:szCs w:val="26"/>
          <w:u w:val="single"/>
        </w:rPr>
      </w:pPr>
      <w:r>
        <w:rPr>
          <w:szCs w:val="26"/>
          <w:u w:val="single"/>
        </w:rPr>
        <w:t>Chỉnh sửa bài học</w:t>
      </w:r>
    </w:p>
    <w:p w14:paraId="78CDD0B2" w14:textId="77777777" w:rsidR="006C3A83" w:rsidRDefault="006C3A83">
      <w:pPr>
        <w:spacing w:line="360" w:lineRule="auto"/>
        <w:ind w:firstLine="567"/>
        <w:jc w:val="both"/>
        <w:rPr>
          <w:sz w:val="26"/>
          <w:szCs w:val="26"/>
        </w:rPr>
      </w:pPr>
    </w:p>
    <w:p w14:paraId="1819C544" w14:textId="05C90080" w:rsidR="00F867A0" w:rsidRDefault="00F867A0">
      <w:pPr>
        <w:spacing w:line="360" w:lineRule="auto"/>
        <w:ind w:firstLine="567"/>
        <w:jc w:val="both"/>
        <w:rPr>
          <w:sz w:val="26"/>
          <w:szCs w:val="26"/>
        </w:rPr>
      </w:pPr>
      <w:r w:rsidRPr="00624518">
        <w:rPr>
          <w:sz w:val="26"/>
          <w:szCs w:val="26"/>
        </w:rPr>
        <w:t xml:space="preserve">Sau khi tạo </w:t>
      </w:r>
      <w:r w:rsidR="00431DB4">
        <w:rPr>
          <w:sz w:val="26"/>
          <w:szCs w:val="26"/>
        </w:rPr>
        <w:t>bài</w:t>
      </w:r>
      <w:r w:rsidRPr="00624518">
        <w:rPr>
          <w:sz w:val="26"/>
          <w:szCs w:val="26"/>
        </w:rPr>
        <w:t xml:space="preserve"> học, bạn ấn vào nút xem thông tin</w:t>
      </w:r>
      <w:r w:rsidR="00FD3889">
        <w:rPr>
          <w:sz w:val="26"/>
          <w:szCs w:val="26"/>
        </w:rPr>
        <w:t xml:space="preserve"> sẽ được chuyển qua trang thông tin chi tiết của lớp học</w:t>
      </w:r>
      <w:r w:rsidR="004568C7">
        <w:rPr>
          <w:sz w:val="26"/>
          <w:szCs w:val="26"/>
        </w:rPr>
        <w:t>.</w:t>
      </w:r>
    </w:p>
    <w:p w14:paraId="51F85917" w14:textId="31F4AFF7" w:rsidR="004162D7" w:rsidRDefault="004162D7">
      <w:pPr>
        <w:spacing w:line="360" w:lineRule="auto"/>
        <w:ind w:firstLine="567"/>
        <w:jc w:val="both"/>
        <w:rPr>
          <w:sz w:val="26"/>
          <w:szCs w:val="26"/>
        </w:rPr>
      </w:pPr>
      <w:r w:rsidRPr="004162D7">
        <w:rPr>
          <w:noProof/>
          <w:sz w:val="26"/>
          <w:szCs w:val="26"/>
        </w:rPr>
        <w:lastRenderedPageBreak/>
        <w:drawing>
          <wp:inline distT="0" distB="0" distL="0" distR="0" wp14:anchorId="6B2BC86E" wp14:editId="42649EA9">
            <wp:extent cx="5791835" cy="4255770"/>
            <wp:effectExtent l="133350" t="114300" r="151765" b="163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4255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F6422" w14:textId="2B4EF02E" w:rsidR="00C56050" w:rsidRDefault="00C56050">
      <w:pPr>
        <w:pStyle w:val="Heading4"/>
      </w:pPr>
      <w:bookmarkStart w:id="1465" w:name="_Toc42729588"/>
      <w:bookmarkStart w:id="1466" w:name="_Toc42730114"/>
      <w:bookmarkStart w:id="1467" w:name="_Toc42730214"/>
      <w:r>
        <w:t>Hình 22. Giao diện chỉnh sửa bài học</w:t>
      </w:r>
      <w:bookmarkEnd w:id="1465"/>
      <w:bookmarkEnd w:id="1466"/>
      <w:bookmarkEnd w:id="1467"/>
    </w:p>
    <w:p w14:paraId="25E09801" w14:textId="6B88013C" w:rsidR="004162D7" w:rsidRDefault="004162D7">
      <w:pPr>
        <w:spacing w:line="360" w:lineRule="auto"/>
        <w:ind w:firstLine="567"/>
        <w:jc w:val="both"/>
        <w:rPr>
          <w:sz w:val="26"/>
          <w:szCs w:val="26"/>
        </w:rPr>
      </w:pPr>
    </w:p>
    <w:p w14:paraId="5BA454DB" w14:textId="436268DB" w:rsidR="004162D7" w:rsidRDefault="004162D7">
      <w:pPr>
        <w:spacing w:line="360" w:lineRule="auto"/>
        <w:ind w:firstLine="567"/>
        <w:jc w:val="both"/>
        <w:rPr>
          <w:sz w:val="26"/>
          <w:szCs w:val="26"/>
        </w:rPr>
      </w:pPr>
      <w:r>
        <w:rPr>
          <w:sz w:val="26"/>
          <w:szCs w:val="26"/>
        </w:rPr>
        <w:t xml:space="preserve">Danh sách sinh viên nộp bài </w:t>
      </w:r>
      <w:r w:rsidR="00217686">
        <w:rPr>
          <w:sz w:val="26"/>
          <w:szCs w:val="26"/>
        </w:rPr>
        <w:t>hiển thị danh sách sinh viên đã nộp bài theo lớp</w:t>
      </w:r>
    </w:p>
    <w:p w14:paraId="315D678F" w14:textId="77777777" w:rsidR="00B77397" w:rsidRDefault="00B77397">
      <w:pPr>
        <w:spacing w:line="360" w:lineRule="auto"/>
        <w:ind w:firstLine="567"/>
        <w:jc w:val="both"/>
        <w:rPr>
          <w:sz w:val="26"/>
          <w:szCs w:val="26"/>
        </w:rPr>
      </w:pPr>
    </w:p>
    <w:p w14:paraId="31CA2133" w14:textId="0E60DB86" w:rsidR="00B77397" w:rsidRPr="00624518" w:rsidRDefault="00C56050">
      <w:pPr>
        <w:pStyle w:val="ListParagraph"/>
        <w:numPr>
          <w:ilvl w:val="2"/>
          <w:numId w:val="4"/>
        </w:numPr>
        <w:spacing w:after="160" w:line="360" w:lineRule="auto"/>
        <w:ind w:left="709" w:hanging="709"/>
        <w:outlineLvl w:val="2"/>
        <w:rPr>
          <w:i/>
          <w:iCs/>
          <w:sz w:val="28"/>
          <w:szCs w:val="28"/>
        </w:rPr>
      </w:pPr>
      <w:bookmarkStart w:id="1468" w:name="_Toc42726198"/>
      <w:r>
        <w:rPr>
          <w:i/>
          <w:iCs/>
          <w:sz w:val="28"/>
          <w:szCs w:val="28"/>
        </w:rPr>
        <w:t xml:space="preserve"> </w:t>
      </w:r>
      <w:r w:rsidR="00B77397" w:rsidRPr="00624518">
        <w:rPr>
          <w:i/>
          <w:iCs/>
          <w:sz w:val="28"/>
          <w:szCs w:val="28"/>
        </w:rPr>
        <w:t xml:space="preserve">Quản lý </w:t>
      </w:r>
      <w:r w:rsidR="00B77397">
        <w:rPr>
          <w:i/>
          <w:iCs/>
          <w:sz w:val="28"/>
          <w:szCs w:val="28"/>
        </w:rPr>
        <w:t xml:space="preserve">bài </w:t>
      </w:r>
      <w:r w:rsidR="009E43DC">
        <w:rPr>
          <w:i/>
          <w:iCs/>
          <w:sz w:val="28"/>
          <w:szCs w:val="28"/>
        </w:rPr>
        <w:t>trắc nghiệm</w:t>
      </w:r>
      <w:bookmarkEnd w:id="1468"/>
    </w:p>
    <w:p w14:paraId="32687A18" w14:textId="3785A9B4" w:rsidR="00B77397" w:rsidRPr="00D337D7" w:rsidRDefault="00B77397">
      <w:pPr>
        <w:pStyle w:val="ListParagraph"/>
        <w:spacing w:line="360" w:lineRule="auto"/>
        <w:ind w:left="375"/>
        <w:jc w:val="both"/>
        <w:rPr>
          <w:szCs w:val="26"/>
        </w:rPr>
      </w:pPr>
      <w:r w:rsidRPr="00AC2EF7">
        <w:rPr>
          <w:szCs w:val="26"/>
        </w:rPr>
        <w:t xml:space="preserve">Để truy cập vào mục này. Tại menu chức năng, bạn chọn vào mục: </w:t>
      </w:r>
      <w:r w:rsidRPr="00D337D7">
        <w:rPr>
          <w:szCs w:val="26"/>
        </w:rPr>
        <w:t xml:space="preserve">Danh mục </w:t>
      </w:r>
      <w:r w:rsidR="00D337D7">
        <w:rPr>
          <w:szCs w:val="26"/>
        </w:rPr>
        <w:sym w:font="Wingdings" w:char="F0E0"/>
      </w:r>
      <w:r w:rsidRPr="00D337D7">
        <w:rPr>
          <w:szCs w:val="26"/>
        </w:rPr>
        <w:t xml:space="preserve"> Môn học </w:t>
      </w:r>
      <w:r w:rsidR="00D337D7">
        <w:rPr>
          <w:szCs w:val="26"/>
        </w:rPr>
        <w:sym w:font="Wingdings" w:char="F0E0"/>
      </w:r>
      <w:r w:rsidRPr="00D337D7">
        <w:rPr>
          <w:szCs w:val="26"/>
        </w:rPr>
        <w:t xml:space="preserve"> </w:t>
      </w:r>
      <w:r w:rsidR="00F6531F" w:rsidRPr="00D337D7">
        <w:rPr>
          <w:szCs w:val="26"/>
        </w:rPr>
        <w:t xml:space="preserve">Danh sách </w:t>
      </w:r>
      <w:r w:rsidR="00451680" w:rsidRPr="00D337D7">
        <w:rPr>
          <w:szCs w:val="26"/>
        </w:rPr>
        <w:t>trắc ngh</w:t>
      </w:r>
      <w:r w:rsidR="00E45CCE" w:rsidRPr="00D337D7">
        <w:rPr>
          <w:szCs w:val="26"/>
        </w:rPr>
        <w:t>iệm</w:t>
      </w:r>
      <w:r w:rsidRPr="00D337D7">
        <w:rPr>
          <w:szCs w:val="26"/>
        </w:rPr>
        <w:t>.</w:t>
      </w:r>
    </w:p>
    <w:p w14:paraId="6D20B904" w14:textId="77777777" w:rsidR="00B77397" w:rsidRPr="00624518" w:rsidRDefault="00B77397">
      <w:pPr>
        <w:pStyle w:val="ListParagraph"/>
        <w:spacing w:line="360" w:lineRule="auto"/>
        <w:ind w:left="0" w:firstLine="567"/>
        <w:jc w:val="both"/>
        <w:rPr>
          <w:szCs w:val="26"/>
        </w:rPr>
      </w:pPr>
    </w:p>
    <w:p w14:paraId="1B66C78A" w14:textId="3ED99263" w:rsidR="00B77397" w:rsidRDefault="007F2DC9">
      <w:pPr>
        <w:pStyle w:val="ListParagraph"/>
        <w:spacing w:line="360" w:lineRule="auto"/>
        <w:ind w:left="0" w:firstLine="567"/>
        <w:jc w:val="center"/>
        <w:rPr>
          <w:szCs w:val="26"/>
        </w:rPr>
      </w:pPr>
      <w:r w:rsidRPr="007F2DC9">
        <w:rPr>
          <w:noProof/>
          <w:szCs w:val="26"/>
        </w:rPr>
        <w:lastRenderedPageBreak/>
        <w:drawing>
          <wp:inline distT="0" distB="0" distL="0" distR="0" wp14:anchorId="57D2E40B" wp14:editId="6D738009">
            <wp:extent cx="5791835" cy="1831340"/>
            <wp:effectExtent l="133350" t="114300" r="151765" b="1689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83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1A679" w14:textId="483E3CAE" w:rsidR="00507AB5" w:rsidRPr="00624518" w:rsidRDefault="00507AB5">
      <w:pPr>
        <w:pStyle w:val="Heading4"/>
      </w:pPr>
      <w:bookmarkStart w:id="1469" w:name="_Toc42729589"/>
      <w:bookmarkStart w:id="1470" w:name="_Toc42730115"/>
      <w:bookmarkStart w:id="1471" w:name="_Toc42730215"/>
      <w:r>
        <w:t>Hình 23. Giao diện quản lý bài trắc nghiệm</w:t>
      </w:r>
      <w:bookmarkEnd w:id="1469"/>
      <w:bookmarkEnd w:id="1470"/>
      <w:bookmarkEnd w:id="1471"/>
    </w:p>
    <w:p w14:paraId="4FB8B1CD" w14:textId="73E593B5" w:rsidR="00B77397" w:rsidRPr="00624518" w:rsidRDefault="00B77397">
      <w:pPr>
        <w:pStyle w:val="ListParagraph"/>
        <w:numPr>
          <w:ilvl w:val="3"/>
          <w:numId w:val="4"/>
        </w:numPr>
        <w:spacing w:after="160" w:line="360" w:lineRule="auto"/>
        <w:outlineLvl w:val="3"/>
        <w:rPr>
          <w:szCs w:val="26"/>
          <w:u w:val="single"/>
        </w:rPr>
      </w:pPr>
      <w:r w:rsidRPr="00624518">
        <w:rPr>
          <w:szCs w:val="26"/>
          <w:u w:val="single"/>
        </w:rPr>
        <w:t>Tạo mới</w:t>
      </w:r>
    </w:p>
    <w:p w14:paraId="7B89D26C" w14:textId="296E4139" w:rsidR="00B77397" w:rsidRDefault="00B77397">
      <w:pPr>
        <w:spacing w:line="360" w:lineRule="auto"/>
        <w:ind w:firstLine="567"/>
        <w:rPr>
          <w:sz w:val="26"/>
          <w:szCs w:val="26"/>
        </w:rPr>
      </w:pPr>
      <w:r w:rsidRPr="00624518">
        <w:rPr>
          <w:sz w:val="26"/>
          <w:szCs w:val="26"/>
        </w:rPr>
        <w:t xml:space="preserve">Để tạo mới, bạn ấn vào nút </w:t>
      </w:r>
      <w:r>
        <w:rPr>
          <w:sz w:val="26"/>
          <w:szCs w:val="26"/>
        </w:rPr>
        <w:t>Thêm</w:t>
      </w:r>
      <w:r w:rsidR="004568C7">
        <w:rPr>
          <w:sz w:val="26"/>
          <w:szCs w:val="26"/>
        </w:rPr>
        <w:t>.</w:t>
      </w:r>
    </w:p>
    <w:p w14:paraId="58620801" w14:textId="77777777" w:rsidR="000F0752" w:rsidRDefault="007A39CB">
      <w:pPr>
        <w:spacing w:line="360" w:lineRule="auto"/>
        <w:pPrChange w:id="1472" w:author="Tuan Tran" w:date="2020-06-11T10:10:00Z">
          <w:pPr/>
        </w:pPrChange>
      </w:pPr>
      <w:bookmarkStart w:id="1473" w:name="_Toc42729590"/>
      <w:r w:rsidRPr="007A39CB">
        <w:rPr>
          <w:noProof/>
        </w:rPr>
        <w:drawing>
          <wp:inline distT="0" distB="0" distL="0" distR="0" wp14:anchorId="00E8408B" wp14:editId="4D1A5410">
            <wp:extent cx="5791835"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092575"/>
                    </a:xfrm>
                    <a:prstGeom prst="rect">
                      <a:avLst/>
                    </a:prstGeom>
                  </pic:spPr>
                </pic:pic>
              </a:graphicData>
            </a:graphic>
          </wp:inline>
        </w:drawing>
      </w:r>
      <w:r w:rsidR="00507AB5">
        <w:br/>
      </w:r>
    </w:p>
    <w:p w14:paraId="715A67FA" w14:textId="6DA46FCD" w:rsidR="00B77397" w:rsidRDefault="00507AB5">
      <w:pPr>
        <w:pStyle w:val="Heading4"/>
      </w:pPr>
      <w:bookmarkStart w:id="1474" w:name="_Toc42730116"/>
      <w:bookmarkStart w:id="1475" w:name="_Toc42730216"/>
      <w:r>
        <w:t>Hình 24. Giao diện tạo mới bài trắc nghiệm</w:t>
      </w:r>
      <w:bookmarkEnd w:id="1473"/>
      <w:bookmarkEnd w:id="1474"/>
      <w:bookmarkEnd w:id="1475"/>
    </w:p>
    <w:p w14:paraId="5AB67873" w14:textId="32B8DFCE" w:rsidR="007A39CB" w:rsidRPr="00624518" w:rsidRDefault="007A39CB">
      <w:pPr>
        <w:spacing w:line="360" w:lineRule="auto"/>
        <w:ind w:firstLine="567"/>
        <w:rPr>
          <w:sz w:val="26"/>
          <w:szCs w:val="26"/>
        </w:rPr>
      </w:pPr>
      <w:r>
        <w:rPr>
          <w:sz w:val="26"/>
          <w:szCs w:val="26"/>
        </w:rPr>
        <w:t xml:space="preserve">Nhập đầy đủ các </w:t>
      </w:r>
      <w:r w:rsidR="004412F5">
        <w:rPr>
          <w:sz w:val="26"/>
          <w:szCs w:val="26"/>
        </w:rPr>
        <w:t>nội dung và nhấn l</w:t>
      </w:r>
      <w:r w:rsidR="00A0013A">
        <w:rPr>
          <w:sz w:val="26"/>
          <w:szCs w:val="26"/>
        </w:rPr>
        <w:t>ưu</w:t>
      </w:r>
      <w:r w:rsidR="004568C7">
        <w:rPr>
          <w:sz w:val="26"/>
          <w:szCs w:val="26"/>
        </w:rPr>
        <w:t>.</w:t>
      </w:r>
    </w:p>
    <w:p w14:paraId="3453CDA5" w14:textId="77777777" w:rsidR="00B77397" w:rsidRDefault="00B77397">
      <w:pPr>
        <w:spacing w:line="360" w:lineRule="auto"/>
        <w:ind w:firstLine="567"/>
        <w:jc w:val="both"/>
        <w:rPr>
          <w:sz w:val="26"/>
          <w:szCs w:val="26"/>
        </w:rPr>
      </w:pPr>
    </w:p>
    <w:p w14:paraId="6F3BCF31" w14:textId="3E3CFF68" w:rsidR="00B77397" w:rsidRPr="005B433D" w:rsidRDefault="00880D36">
      <w:pPr>
        <w:pStyle w:val="ListParagraph"/>
        <w:numPr>
          <w:ilvl w:val="3"/>
          <w:numId w:val="4"/>
        </w:numPr>
        <w:spacing w:after="160" w:line="360" w:lineRule="auto"/>
        <w:outlineLvl w:val="3"/>
        <w:rPr>
          <w:szCs w:val="26"/>
          <w:u w:val="single"/>
        </w:rPr>
      </w:pPr>
      <w:r>
        <w:rPr>
          <w:szCs w:val="26"/>
          <w:u w:val="single"/>
        </w:rPr>
        <w:t>Chi tiết</w:t>
      </w:r>
      <w:r w:rsidR="00B77397">
        <w:rPr>
          <w:szCs w:val="26"/>
          <w:u w:val="single"/>
        </w:rPr>
        <w:t xml:space="preserve"> </w:t>
      </w:r>
      <w:r w:rsidR="00430530">
        <w:rPr>
          <w:szCs w:val="26"/>
          <w:u w:val="single"/>
        </w:rPr>
        <w:t>bài trắc nghiệm</w:t>
      </w:r>
    </w:p>
    <w:p w14:paraId="64888874" w14:textId="62BE1F05" w:rsidR="00B77397" w:rsidRDefault="00B77397">
      <w:pPr>
        <w:spacing w:line="360" w:lineRule="auto"/>
        <w:ind w:firstLine="567"/>
        <w:jc w:val="both"/>
        <w:rPr>
          <w:sz w:val="26"/>
          <w:szCs w:val="26"/>
        </w:rPr>
      </w:pPr>
      <w:r w:rsidRPr="00624518">
        <w:rPr>
          <w:sz w:val="26"/>
          <w:szCs w:val="26"/>
        </w:rPr>
        <w:t xml:space="preserve">Sau khi tạo </w:t>
      </w:r>
      <w:r w:rsidR="00A97B2A">
        <w:rPr>
          <w:sz w:val="26"/>
          <w:szCs w:val="26"/>
        </w:rPr>
        <w:t>mới</w:t>
      </w:r>
      <w:r w:rsidRPr="00624518">
        <w:rPr>
          <w:sz w:val="26"/>
          <w:szCs w:val="26"/>
        </w:rPr>
        <w:t>, bạn ấn vào nút xem thông tin</w:t>
      </w:r>
      <w:r>
        <w:rPr>
          <w:sz w:val="26"/>
          <w:szCs w:val="26"/>
        </w:rPr>
        <w:t xml:space="preserve"> sẽ được chuyển qua trang thông tin chi tiết của </w:t>
      </w:r>
      <w:r w:rsidR="00EC4ADB">
        <w:rPr>
          <w:sz w:val="26"/>
          <w:szCs w:val="26"/>
        </w:rPr>
        <w:t>bài trắc nghiệm</w:t>
      </w:r>
      <w:r w:rsidR="004568C7">
        <w:rPr>
          <w:sz w:val="26"/>
          <w:szCs w:val="26"/>
        </w:rPr>
        <w:t>.</w:t>
      </w:r>
    </w:p>
    <w:p w14:paraId="65977A62" w14:textId="77777777" w:rsidR="000F0752" w:rsidRDefault="00A0013A">
      <w:pPr>
        <w:spacing w:line="360" w:lineRule="auto"/>
        <w:pPrChange w:id="1476" w:author="Tuan Tran" w:date="2020-06-11T10:10:00Z">
          <w:pPr/>
        </w:pPrChange>
      </w:pPr>
      <w:bookmarkStart w:id="1477" w:name="_Toc42729591"/>
      <w:r w:rsidRPr="00A0013A">
        <w:rPr>
          <w:noProof/>
        </w:rPr>
        <w:drawing>
          <wp:inline distT="0" distB="0" distL="0" distR="0" wp14:anchorId="49ABD340" wp14:editId="455ECCD8">
            <wp:extent cx="5791835" cy="3881120"/>
            <wp:effectExtent l="133350" t="114300" r="151765" b="1574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88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07AB5">
        <w:br/>
      </w:r>
    </w:p>
    <w:p w14:paraId="64E7BB81" w14:textId="3EF8B07D" w:rsidR="00B77397" w:rsidRDefault="00507AB5">
      <w:pPr>
        <w:pStyle w:val="Heading4"/>
      </w:pPr>
      <w:bookmarkStart w:id="1478" w:name="_Toc42730117"/>
      <w:bookmarkStart w:id="1479" w:name="_Toc42730217"/>
      <w:r>
        <w:t>Hình 25. Giao diện xem chi tiết bài trắc nghiệm</w:t>
      </w:r>
      <w:bookmarkEnd w:id="1477"/>
      <w:bookmarkEnd w:id="1478"/>
      <w:bookmarkEnd w:id="1479"/>
    </w:p>
    <w:p w14:paraId="1976F361" w14:textId="4F7FD858" w:rsidR="00124E1D" w:rsidRDefault="00124E1D">
      <w:pPr>
        <w:spacing w:line="360" w:lineRule="auto"/>
        <w:jc w:val="both"/>
        <w:rPr>
          <w:sz w:val="26"/>
          <w:szCs w:val="26"/>
        </w:rPr>
      </w:pPr>
    </w:p>
    <w:p w14:paraId="4124A85D" w14:textId="3DEE61D4" w:rsidR="005B433D" w:rsidRPr="005B433D" w:rsidRDefault="005B433D">
      <w:pPr>
        <w:pStyle w:val="ListParagraph"/>
        <w:numPr>
          <w:ilvl w:val="3"/>
          <w:numId w:val="4"/>
        </w:numPr>
        <w:spacing w:after="160" w:line="360" w:lineRule="auto"/>
        <w:outlineLvl w:val="3"/>
        <w:rPr>
          <w:szCs w:val="26"/>
          <w:u w:val="single"/>
        </w:rPr>
      </w:pPr>
      <w:r>
        <w:rPr>
          <w:szCs w:val="26"/>
          <w:u w:val="single"/>
        </w:rPr>
        <w:t>Danh sách câu hỏi</w:t>
      </w:r>
    </w:p>
    <w:p w14:paraId="769B8088" w14:textId="73151B20" w:rsidR="00124E1D" w:rsidRDefault="005B433D">
      <w:pPr>
        <w:spacing w:line="360" w:lineRule="auto"/>
        <w:ind w:firstLine="567"/>
        <w:jc w:val="both"/>
        <w:rPr>
          <w:sz w:val="26"/>
          <w:szCs w:val="26"/>
        </w:rPr>
      </w:pPr>
      <w:r w:rsidRPr="005B433D">
        <w:rPr>
          <w:noProof/>
          <w:sz w:val="26"/>
          <w:szCs w:val="26"/>
        </w:rPr>
        <w:lastRenderedPageBreak/>
        <w:drawing>
          <wp:inline distT="0" distB="0" distL="0" distR="0" wp14:anchorId="1AC003D7" wp14:editId="569E7D5E">
            <wp:extent cx="5791835" cy="3298190"/>
            <wp:effectExtent l="133350" t="114300" r="151765" b="14986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298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E97E9" w14:textId="76F0D15C" w:rsidR="00507AB5" w:rsidRDefault="00507AB5">
      <w:pPr>
        <w:pStyle w:val="Heading4"/>
      </w:pPr>
      <w:bookmarkStart w:id="1480" w:name="_Toc42729592"/>
      <w:bookmarkStart w:id="1481" w:name="_Toc42730118"/>
      <w:bookmarkStart w:id="1482" w:name="_Toc42730218"/>
      <w:r>
        <w:t>Hình 26. Giao diện danh sách câu hỏi</w:t>
      </w:r>
      <w:bookmarkEnd w:id="1480"/>
      <w:bookmarkEnd w:id="1481"/>
      <w:bookmarkEnd w:id="1482"/>
    </w:p>
    <w:p w14:paraId="0D7BAE51" w14:textId="46D73C34" w:rsidR="00124E1D" w:rsidRDefault="00124E1D">
      <w:pPr>
        <w:spacing w:line="360" w:lineRule="auto"/>
        <w:ind w:firstLine="567"/>
        <w:jc w:val="both"/>
        <w:rPr>
          <w:sz w:val="26"/>
          <w:szCs w:val="26"/>
        </w:rPr>
      </w:pPr>
    </w:p>
    <w:p w14:paraId="76ADC355" w14:textId="7761170C" w:rsidR="00DF4C6A" w:rsidRDefault="00DF4C6A">
      <w:pPr>
        <w:spacing w:line="360" w:lineRule="auto"/>
        <w:ind w:firstLine="567"/>
        <w:jc w:val="both"/>
        <w:rPr>
          <w:sz w:val="26"/>
          <w:szCs w:val="26"/>
        </w:rPr>
      </w:pPr>
      <w:r>
        <w:rPr>
          <w:sz w:val="26"/>
          <w:szCs w:val="26"/>
        </w:rPr>
        <w:t xml:space="preserve">Bạn có thể chọn file excel để nhập danh sách các câu hỏi và đáp án. Hoặc có thể nhấn vào nút thêm câu hỏi để thêm câu hỏi mới bằng cách nhập dữ liệu </w:t>
      </w:r>
      <w:r w:rsidR="004568C7">
        <w:rPr>
          <w:sz w:val="26"/>
          <w:szCs w:val="26"/>
        </w:rPr>
        <w:t>.</w:t>
      </w:r>
    </w:p>
    <w:p w14:paraId="387A46A8" w14:textId="3561948D" w:rsidR="00AC70AE" w:rsidRDefault="00AC70AE">
      <w:pPr>
        <w:spacing w:line="360" w:lineRule="auto"/>
        <w:ind w:firstLine="567"/>
        <w:jc w:val="both"/>
        <w:rPr>
          <w:sz w:val="26"/>
          <w:szCs w:val="26"/>
        </w:rPr>
      </w:pPr>
      <w:r>
        <w:rPr>
          <w:sz w:val="26"/>
          <w:szCs w:val="26"/>
        </w:rPr>
        <w:t xml:space="preserve">Xóa câu hỏi hoặc đáp án bằng cách nhấn nút </w:t>
      </w:r>
      <w:r w:rsidRPr="00AC70AE">
        <w:rPr>
          <w:noProof/>
          <w:sz w:val="26"/>
          <w:szCs w:val="26"/>
        </w:rPr>
        <w:drawing>
          <wp:inline distT="0" distB="0" distL="0" distR="0" wp14:anchorId="7B8CAA87" wp14:editId="5E76FDEB">
            <wp:extent cx="409632" cy="381053"/>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632" cy="381053"/>
                    </a:xfrm>
                    <a:prstGeom prst="rect">
                      <a:avLst/>
                    </a:prstGeom>
                  </pic:spPr>
                </pic:pic>
              </a:graphicData>
            </a:graphic>
          </wp:inline>
        </w:drawing>
      </w:r>
    </w:p>
    <w:p w14:paraId="5042DA08" w14:textId="4FC048ED" w:rsidR="00DF4C6A" w:rsidRDefault="00DF4C6A">
      <w:pPr>
        <w:spacing w:line="360" w:lineRule="auto"/>
        <w:ind w:firstLine="567"/>
        <w:jc w:val="center"/>
        <w:rPr>
          <w:sz w:val="26"/>
          <w:szCs w:val="26"/>
        </w:rPr>
      </w:pPr>
      <w:r w:rsidRPr="00DF4C6A">
        <w:rPr>
          <w:noProof/>
          <w:sz w:val="26"/>
          <w:szCs w:val="26"/>
        </w:rPr>
        <w:drawing>
          <wp:inline distT="0" distB="0" distL="0" distR="0" wp14:anchorId="0293DC55" wp14:editId="3B3AE220">
            <wp:extent cx="4591050" cy="2569599"/>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5162" cy="2577497"/>
                    </a:xfrm>
                    <a:prstGeom prst="rect">
                      <a:avLst/>
                    </a:prstGeom>
                  </pic:spPr>
                </pic:pic>
              </a:graphicData>
            </a:graphic>
          </wp:inline>
        </w:drawing>
      </w:r>
    </w:p>
    <w:p w14:paraId="64C4813F" w14:textId="1EBA9D77" w:rsidR="00124E1D" w:rsidRDefault="00DF4C6A">
      <w:pPr>
        <w:spacing w:line="360" w:lineRule="auto"/>
        <w:ind w:firstLine="567"/>
        <w:jc w:val="center"/>
        <w:rPr>
          <w:sz w:val="26"/>
          <w:szCs w:val="26"/>
        </w:rPr>
      </w:pPr>
      <w:r w:rsidRPr="00DF4C6A">
        <w:rPr>
          <w:noProof/>
          <w:sz w:val="26"/>
          <w:szCs w:val="26"/>
        </w:rPr>
        <w:lastRenderedPageBreak/>
        <w:drawing>
          <wp:inline distT="0" distB="0" distL="0" distR="0" wp14:anchorId="1AF6BA54" wp14:editId="231DCB6D">
            <wp:extent cx="4591050" cy="415565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3542" cy="4185061"/>
                    </a:xfrm>
                    <a:prstGeom prst="rect">
                      <a:avLst/>
                    </a:prstGeom>
                  </pic:spPr>
                </pic:pic>
              </a:graphicData>
            </a:graphic>
          </wp:inline>
        </w:drawing>
      </w:r>
    </w:p>
    <w:p w14:paraId="7837B13F" w14:textId="0B97C7FC" w:rsidR="00507AB5" w:rsidRDefault="00507AB5">
      <w:pPr>
        <w:pStyle w:val="Heading4"/>
      </w:pPr>
      <w:bookmarkStart w:id="1483" w:name="_Toc42729593"/>
      <w:bookmarkStart w:id="1484" w:name="_Toc42730119"/>
      <w:bookmarkStart w:id="1485" w:name="_Toc42730219"/>
      <w:r>
        <w:t>Hình 27. Giao diện chỉnh sửa câu hỏi</w:t>
      </w:r>
      <w:bookmarkEnd w:id="1483"/>
      <w:bookmarkEnd w:id="1484"/>
      <w:bookmarkEnd w:id="1485"/>
    </w:p>
    <w:p w14:paraId="4C2AEDCF" w14:textId="434D1E6A" w:rsidR="00124E1D" w:rsidRDefault="00124E1D">
      <w:pPr>
        <w:spacing w:line="360" w:lineRule="auto"/>
        <w:ind w:firstLine="567"/>
        <w:jc w:val="both"/>
        <w:rPr>
          <w:sz w:val="26"/>
          <w:szCs w:val="26"/>
        </w:rPr>
      </w:pPr>
    </w:p>
    <w:p w14:paraId="18FF176A" w14:textId="0D31F8A1" w:rsidR="00C65664" w:rsidRDefault="00C65664">
      <w:pPr>
        <w:spacing w:line="360" w:lineRule="auto"/>
        <w:ind w:firstLine="567"/>
        <w:jc w:val="both"/>
        <w:rPr>
          <w:sz w:val="26"/>
          <w:szCs w:val="26"/>
        </w:rPr>
      </w:pPr>
    </w:p>
    <w:p w14:paraId="511BF807" w14:textId="77777777" w:rsidR="00C65664" w:rsidRDefault="00C65664">
      <w:pPr>
        <w:spacing w:line="360" w:lineRule="auto"/>
        <w:ind w:firstLine="567"/>
        <w:jc w:val="both"/>
        <w:rPr>
          <w:sz w:val="26"/>
          <w:szCs w:val="26"/>
        </w:rPr>
      </w:pPr>
    </w:p>
    <w:p w14:paraId="3F2F8009" w14:textId="26700CE1" w:rsidR="00AF5F40" w:rsidRPr="00624518" w:rsidRDefault="00507AB5">
      <w:pPr>
        <w:pStyle w:val="ListParagraph"/>
        <w:numPr>
          <w:ilvl w:val="2"/>
          <w:numId w:val="4"/>
        </w:numPr>
        <w:spacing w:after="160" w:line="360" w:lineRule="auto"/>
        <w:ind w:left="709" w:hanging="709"/>
        <w:outlineLvl w:val="2"/>
        <w:rPr>
          <w:i/>
          <w:iCs/>
          <w:sz w:val="28"/>
          <w:szCs w:val="28"/>
        </w:rPr>
      </w:pPr>
      <w:bookmarkStart w:id="1486" w:name="_Toc42726199"/>
      <w:r>
        <w:rPr>
          <w:i/>
          <w:iCs/>
          <w:sz w:val="28"/>
          <w:szCs w:val="28"/>
        </w:rPr>
        <w:t xml:space="preserve"> </w:t>
      </w:r>
      <w:r w:rsidR="00AF5F40" w:rsidRPr="00624518">
        <w:rPr>
          <w:i/>
          <w:iCs/>
          <w:sz w:val="28"/>
          <w:szCs w:val="28"/>
        </w:rPr>
        <w:t xml:space="preserve">Quản lý </w:t>
      </w:r>
      <w:r w:rsidR="00AF5F40">
        <w:rPr>
          <w:i/>
          <w:iCs/>
          <w:sz w:val="28"/>
          <w:szCs w:val="28"/>
        </w:rPr>
        <w:t xml:space="preserve">bài </w:t>
      </w:r>
      <w:r w:rsidR="00F6560E">
        <w:rPr>
          <w:i/>
          <w:iCs/>
          <w:sz w:val="28"/>
          <w:szCs w:val="28"/>
        </w:rPr>
        <w:t>tự luận</w:t>
      </w:r>
      <w:bookmarkEnd w:id="1486"/>
    </w:p>
    <w:p w14:paraId="1C4FA938" w14:textId="0A4361B0" w:rsidR="00AF5F40" w:rsidRPr="00556262" w:rsidRDefault="00AF5F40">
      <w:pPr>
        <w:pStyle w:val="ListParagraph"/>
        <w:spacing w:line="360" w:lineRule="auto"/>
        <w:ind w:left="375"/>
        <w:jc w:val="both"/>
        <w:rPr>
          <w:szCs w:val="26"/>
        </w:rPr>
      </w:pPr>
      <w:r w:rsidRPr="00AC2EF7">
        <w:rPr>
          <w:szCs w:val="26"/>
        </w:rPr>
        <w:t xml:space="preserve">Để truy cập vào mục này. Tại menu chức năng, bạn chọn vào mục: </w:t>
      </w:r>
      <w:r w:rsidRPr="00556262">
        <w:rPr>
          <w:szCs w:val="26"/>
        </w:rPr>
        <w:t xml:space="preserve">Danh mục </w:t>
      </w:r>
      <w:r w:rsidR="00556262">
        <w:rPr>
          <w:szCs w:val="26"/>
        </w:rPr>
        <w:sym w:font="Wingdings" w:char="F0E0"/>
      </w:r>
      <w:r w:rsidRPr="00556262">
        <w:rPr>
          <w:szCs w:val="26"/>
        </w:rPr>
        <w:t xml:space="preserve"> Môn học </w:t>
      </w:r>
      <w:r w:rsidR="00556262">
        <w:rPr>
          <w:szCs w:val="26"/>
        </w:rPr>
        <w:sym w:font="Wingdings" w:char="F0E0"/>
      </w:r>
      <w:r w:rsidRPr="00556262">
        <w:rPr>
          <w:szCs w:val="26"/>
        </w:rPr>
        <w:t xml:space="preserve"> Danh sách tự luận.</w:t>
      </w:r>
    </w:p>
    <w:p w14:paraId="371B9BEA" w14:textId="77777777" w:rsidR="00AF5F40" w:rsidRPr="00624518" w:rsidRDefault="00AF5F40">
      <w:pPr>
        <w:pStyle w:val="ListParagraph"/>
        <w:spacing w:line="360" w:lineRule="auto"/>
        <w:ind w:left="0" w:firstLine="567"/>
        <w:jc w:val="both"/>
        <w:rPr>
          <w:szCs w:val="26"/>
        </w:rPr>
      </w:pPr>
    </w:p>
    <w:p w14:paraId="3939404B" w14:textId="58DFB908" w:rsidR="00AF5F40" w:rsidRDefault="00EA6E8B">
      <w:pPr>
        <w:pStyle w:val="ListParagraph"/>
        <w:spacing w:line="360" w:lineRule="auto"/>
        <w:ind w:left="0" w:firstLine="567"/>
        <w:jc w:val="center"/>
        <w:rPr>
          <w:szCs w:val="26"/>
        </w:rPr>
      </w:pPr>
      <w:r w:rsidRPr="00EA6E8B">
        <w:rPr>
          <w:noProof/>
          <w:szCs w:val="26"/>
        </w:rPr>
        <w:lastRenderedPageBreak/>
        <w:drawing>
          <wp:inline distT="0" distB="0" distL="0" distR="0" wp14:anchorId="3095D379" wp14:editId="3D289CD2">
            <wp:extent cx="5791835" cy="3412490"/>
            <wp:effectExtent l="133350" t="114300" r="151765" b="1689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341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4160" w14:textId="2D6F82E4" w:rsidR="00507AB5" w:rsidRPr="00624518" w:rsidRDefault="00507AB5">
      <w:pPr>
        <w:pStyle w:val="Heading4"/>
      </w:pPr>
      <w:bookmarkStart w:id="1487" w:name="_Toc42729594"/>
      <w:bookmarkStart w:id="1488" w:name="_Toc42730120"/>
      <w:bookmarkStart w:id="1489" w:name="_Toc42730220"/>
      <w:r>
        <w:t>Hình 28. Giao diện quản lý bài tự luận</w:t>
      </w:r>
      <w:bookmarkEnd w:id="1487"/>
      <w:bookmarkEnd w:id="1488"/>
      <w:bookmarkEnd w:id="1489"/>
    </w:p>
    <w:p w14:paraId="64644061" w14:textId="77777777" w:rsidR="00AF5F40" w:rsidRPr="00624518" w:rsidRDefault="00AF5F40">
      <w:pPr>
        <w:pStyle w:val="ListParagraph"/>
        <w:numPr>
          <w:ilvl w:val="3"/>
          <w:numId w:val="4"/>
        </w:numPr>
        <w:spacing w:after="160" w:line="360" w:lineRule="auto"/>
        <w:outlineLvl w:val="3"/>
        <w:rPr>
          <w:szCs w:val="26"/>
          <w:u w:val="single"/>
        </w:rPr>
      </w:pPr>
      <w:r w:rsidRPr="00624518">
        <w:rPr>
          <w:szCs w:val="26"/>
          <w:u w:val="single"/>
        </w:rPr>
        <w:t>Tạo mới</w:t>
      </w:r>
    </w:p>
    <w:p w14:paraId="7506BFD9" w14:textId="341A7E03" w:rsidR="00AF5F40" w:rsidRDefault="00AF5F40">
      <w:pPr>
        <w:spacing w:line="360" w:lineRule="auto"/>
        <w:ind w:firstLine="567"/>
        <w:rPr>
          <w:sz w:val="26"/>
          <w:szCs w:val="26"/>
        </w:rPr>
      </w:pPr>
      <w:r w:rsidRPr="00624518">
        <w:rPr>
          <w:sz w:val="26"/>
          <w:szCs w:val="26"/>
        </w:rPr>
        <w:t xml:space="preserve">Để tạo mới, bạn ấn vào nút </w:t>
      </w:r>
      <w:r>
        <w:rPr>
          <w:sz w:val="26"/>
          <w:szCs w:val="26"/>
        </w:rPr>
        <w:t xml:space="preserve">Thêm </w:t>
      </w:r>
      <w:r w:rsidR="004568C7">
        <w:rPr>
          <w:sz w:val="26"/>
          <w:szCs w:val="26"/>
        </w:rPr>
        <w:t>.</w:t>
      </w:r>
    </w:p>
    <w:p w14:paraId="1EFAD647" w14:textId="29FD3946" w:rsidR="00AF5F40" w:rsidRDefault="00AF5F40">
      <w:pPr>
        <w:spacing w:line="360" w:lineRule="auto"/>
        <w:ind w:firstLine="567"/>
        <w:rPr>
          <w:sz w:val="26"/>
          <w:szCs w:val="26"/>
        </w:rPr>
      </w:pPr>
      <w:r w:rsidRPr="007A39CB">
        <w:rPr>
          <w:noProof/>
          <w:sz w:val="26"/>
          <w:szCs w:val="26"/>
        </w:rPr>
        <w:lastRenderedPageBreak/>
        <w:drawing>
          <wp:inline distT="0" distB="0" distL="0" distR="0" wp14:anchorId="74915A83" wp14:editId="074A3E97">
            <wp:extent cx="5791835" cy="4092575"/>
            <wp:effectExtent l="0" t="0" r="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092575"/>
                    </a:xfrm>
                    <a:prstGeom prst="rect">
                      <a:avLst/>
                    </a:prstGeom>
                  </pic:spPr>
                </pic:pic>
              </a:graphicData>
            </a:graphic>
          </wp:inline>
        </w:drawing>
      </w:r>
    </w:p>
    <w:p w14:paraId="728B011A" w14:textId="4765C62A" w:rsidR="00507AB5" w:rsidRDefault="00507AB5">
      <w:pPr>
        <w:pStyle w:val="Heading4"/>
      </w:pPr>
      <w:bookmarkStart w:id="1490" w:name="_Toc42729595"/>
      <w:bookmarkStart w:id="1491" w:name="_Toc42730121"/>
      <w:bookmarkStart w:id="1492" w:name="_Toc42730221"/>
      <w:r>
        <w:t>Hình 29. Giao diện tạo mới bài tự luận</w:t>
      </w:r>
      <w:bookmarkEnd w:id="1490"/>
      <w:bookmarkEnd w:id="1491"/>
      <w:bookmarkEnd w:id="1492"/>
    </w:p>
    <w:p w14:paraId="17FB31BF" w14:textId="77777777" w:rsidR="00AF5F40" w:rsidRPr="00624518" w:rsidRDefault="00AF5F40">
      <w:pPr>
        <w:spacing w:line="360" w:lineRule="auto"/>
        <w:ind w:firstLine="567"/>
        <w:rPr>
          <w:sz w:val="26"/>
          <w:szCs w:val="26"/>
        </w:rPr>
      </w:pPr>
      <w:r>
        <w:rPr>
          <w:sz w:val="26"/>
          <w:szCs w:val="26"/>
        </w:rPr>
        <w:t>Nhập đầy đủ các nội dung và nhấn lưu</w:t>
      </w:r>
    </w:p>
    <w:p w14:paraId="1AB01899" w14:textId="77777777" w:rsidR="00AF5F40" w:rsidRDefault="00AF5F40">
      <w:pPr>
        <w:spacing w:line="360" w:lineRule="auto"/>
        <w:ind w:firstLine="567"/>
        <w:jc w:val="both"/>
        <w:rPr>
          <w:sz w:val="26"/>
          <w:szCs w:val="26"/>
        </w:rPr>
      </w:pPr>
    </w:p>
    <w:p w14:paraId="70AC5F80" w14:textId="251C399F" w:rsidR="00AF5F40" w:rsidRPr="005B433D" w:rsidRDefault="00AF5F40">
      <w:pPr>
        <w:pStyle w:val="ListParagraph"/>
        <w:numPr>
          <w:ilvl w:val="3"/>
          <w:numId w:val="4"/>
        </w:numPr>
        <w:spacing w:after="160" w:line="360" w:lineRule="auto"/>
        <w:outlineLvl w:val="3"/>
        <w:rPr>
          <w:szCs w:val="26"/>
          <w:u w:val="single"/>
        </w:rPr>
      </w:pPr>
      <w:r>
        <w:rPr>
          <w:szCs w:val="26"/>
          <w:u w:val="single"/>
        </w:rPr>
        <w:t xml:space="preserve">Chi tiết bài </w:t>
      </w:r>
      <w:r w:rsidR="00EA6E8B">
        <w:rPr>
          <w:szCs w:val="26"/>
          <w:u w:val="single"/>
        </w:rPr>
        <w:t>tự luận</w:t>
      </w:r>
    </w:p>
    <w:p w14:paraId="1FD89B00" w14:textId="56527334" w:rsidR="00AF5F40" w:rsidRDefault="00AF5F40">
      <w:pPr>
        <w:spacing w:line="360" w:lineRule="auto"/>
        <w:ind w:firstLine="567"/>
        <w:jc w:val="both"/>
        <w:rPr>
          <w:sz w:val="26"/>
          <w:szCs w:val="26"/>
        </w:rPr>
      </w:pPr>
      <w:r w:rsidRPr="00624518">
        <w:rPr>
          <w:sz w:val="26"/>
          <w:szCs w:val="26"/>
        </w:rPr>
        <w:t xml:space="preserve">Sau khi tạo </w:t>
      </w:r>
      <w:r>
        <w:rPr>
          <w:sz w:val="26"/>
          <w:szCs w:val="26"/>
        </w:rPr>
        <w:t>mới</w:t>
      </w:r>
      <w:r w:rsidRPr="00624518">
        <w:rPr>
          <w:sz w:val="26"/>
          <w:szCs w:val="26"/>
        </w:rPr>
        <w:t>, bạn ấn vào nút xem thông tin</w:t>
      </w:r>
      <w:r>
        <w:rPr>
          <w:sz w:val="26"/>
          <w:szCs w:val="26"/>
        </w:rPr>
        <w:t xml:space="preserve"> sẽ được chuyển qua trang thông tin chi tiết của bài </w:t>
      </w:r>
      <w:r w:rsidR="00C03156">
        <w:rPr>
          <w:sz w:val="26"/>
          <w:szCs w:val="26"/>
        </w:rPr>
        <w:t>tự luận</w:t>
      </w:r>
      <w:r w:rsidR="004568C7">
        <w:rPr>
          <w:sz w:val="26"/>
          <w:szCs w:val="26"/>
        </w:rPr>
        <w:t>.</w:t>
      </w:r>
    </w:p>
    <w:p w14:paraId="53BF1F3F" w14:textId="33AAE27D" w:rsidR="00AF5F40" w:rsidRDefault="00F462B3">
      <w:pPr>
        <w:spacing w:line="360" w:lineRule="auto"/>
        <w:ind w:firstLine="567"/>
        <w:jc w:val="both"/>
        <w:rPr>
          <w:sz w:val="26"/>
          <w:szCs w:val="26"/>
        </w:rPr>
      </w:pPr>
      <w:r w:rsidRPr="00F462B3">
        <w:rPr>
          <w:noProof/>
          <w:sz w:val="26"/>
          <w:szCs w:val="26"/>
        </w:rPr>
        <w:lastRenderedPageBreak/>
        <w:drawing>
          <wp:inline distT="0" distB="0" distL="0" distR="0" wp14:anchorId="4876B84B" wp14:editId="72DEC43A">
            <wp:extent cx="5791835" cy="3144520"/>
            <wp:effectExtent l="133350" t="114300" r="151765" b="1701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14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BFAB94" w14:textId="0B92302D" w:rsidR="00507AB5" w:rsidRDefault="00507AB5">
      <w:pPr>
        <w:pStyle w:val="Heading4"/>
      </w:pPr>
      <w:bookmarkStart w:id="1493" w:name="_Toc42729596"/>
      <w:bookmarkStart w:id="1494" w:name="_Toc42730122"/>
      <w:bookmarkStart w:id="1495" w:name="_Toc42730222"/>
      <w:r>
        <w:t>Hình 30. Giao diện chi tiết bài tự luận</w:t>
      </w:r>
      <w:bookmarkEnd w:id="1493"/>
      <w:bookmarkEnd w:id="1494"/>
      <w:bookmarkEnd w:id="1495"/>
    </w:p>
    <w:p w14:paraId="661EA254" w14:textId="77777777" w:rsidR="00AF5F40" w:rsidRDefault="00AF5F40">
      <w:pPr>
        <w:spacing w:line="360" w:lineRule="auto"/>
        <w:jc w:val="both"/>
        <w:rPr>
          <w:sz w:val="26"/>
          <w:szCs w:val="26"/>
        </w:rPr>
      </w:pPr>
    </w:p>
    <w:p w14:paraId="404666AE" w14:textId="77777777" w:rsidR="00AF5F40" w:rsidRPr="005B433D" w:rsidRDefault="00AF5F40">
      <w:pPr>
        <w:pStyle w:val="ListParagraph"/>
        <w:numPr>
          <w:ilvl w:val="3"/>
          <w:numId w:val="4"/>
        </w:numPr>
        <w:spacing w:after="160" w:line="360" w:lineRule="auto"/>
        <w:outlineLvl w:val="3"/>
        <w:rPr>
          <w:szCs w:val="26"/>
          <w:u w:val="single"/>
        </w:rPr>
      </w:pPr>
      <w:r>
        <w:rPr>
          <w:szCs w:val="26"/>
          <w:u w:val="single"/>
        </w:rPr>
        <w:t>Danh sách câu hỏi</w:t>
      </w:r>
    </w:p>
    <w:p w14:paraId="67DDE5D8" w14:textId="024EEA38" w:rsidR="00AF5F40" w:rsidRDefault="00F462B3">
      <w:pPr>
        <w:spacing w:line="360" w:lineRule="auto"/>
        <w:ind w:firstLine="567"/>
        <w:jc w:val="both"/>
        <w:rPr>
          <w:sz w:val="26"/>
          <w:szCs w:val="26"/>
        </w:rPr>
      </w:pPr>
      <w:r w:rsidRPr="00F462B3">
        <w:rPr>
          <w:noProof/>
          <w:sz w:val="26"/>
          <w:szCs w:val="26"/>
        </w:rPr>
        <w:drawing>
          <wp:inline distT="0" distB="0" distL="0" distR="0" wp14:anchorId="7B4E5E10" wp14:editId="0AD822D7">
            <wp:extent cx="5791835" cy="2340610"/>
            <wp:effectExtent l="133350" t="114300" r="151765" b="154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340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C1ED7" w14:textId="23DC8515" w:rsidR="00507AB5" w:rsidRDefault="00507AB5">
      <w:pPr>
        <w:pStyle w:val="Heading4"/>
      </w:pPr>
      <w:bookmarkStart w:id="1496" w:name="_Toc42729597"/>
      <w:bookmarkStart w:id="1497" w:name="_Toc42730123"/>
      <w:bookmarkStart w:id="1498" w:name="_Toc42730223"/>
      <w:r>
        <w:t>Hình 31. Giao diện danh sách câu hỏi tự luận</w:t>
      </w:r>
      <w:bookmarkEnd w:id="1496"/>
      <w:bookmarkEnd w:id="1497"/>
      <w:bookmarkEnd w:id="1498"/>
    </w:p>
    <w:p w14:paraId="46C777FE" w14:textId="77777777" w:rsidR="00AF5F40" w:rsidRDefault="00AF5F40">
      <w:pPr>
        <w:spacing w:line="360" w:lineRule="auto"/>
        <w:ind w:firstLine="567"/>
        <w:jc w:val="both"/>
        <w:rPr>
          <w:sz w:val="26"/>
          <w:szCs w:val="26"/>
        </w:rPr>
      </w:pPr>
    </w:p>
    <w:p w14:paraId="6D533405" w14:textId="466439C0" w:rsidR="00AF5F40" w:rsidRDefault="00AF5F40">
      <w:pPr>
        <w:spacing w:line="360" w:lineRule="auto"/>
        <w:ind w:firstLine="567"/>
        <w:jc w:val="both"/>
        <w:rPr>
          <w:sz w:val="26"/>
          <w:szCs w:val="26"/>
        </w:rPr>
      </w:pPr>
      <w:r>
        <w:rPr>
          <w:sz w:val="26"/>
          <w:szCs w:val="26"/>
        </w:rPr>
        <w:lastRenderedPageBreak/>
        <w:t xml:space="preserve">Bạn có thể chọn file excel để nhập danh sách các câu hỏi. Hoặc có thể nhấn vào nút thêm câu hỏi để thêm câu hỏi mới bằng cách nhập dữ liệu </w:t>
      </w:r>
    </w:p>
    <w:p w14:paraId="2BFFA179" w14:textId="773F66AA" w:rsidR="00AF5F40" w:rsidRDefault="00AF5F40">
      <w:pPr>
        <w:spacing w:line="360" w:lineRule="auto"/>
        <w:ind w:firstLine="567"/>
        <w:jc w:val="both"/>
        <w:rPr>
          <w:sz w:val="26"/>
          <w:szCs w:val="26"/>
        </w:rPr>
      </w:pPr>
      <w:r>
        <w:rPr>
          <w:sz w:val="26"/>
          <w:szCs w:val="26"/>
        </w:rPr>
        <w:t xml:space="preserve">Xóa câu hỏi bằng cách nhấn nút </w:t>
      </w:r>
      <w:r w:rsidRPr="00AC70AE">
        <w:rPr>
          <w:noProof/>
          <w:sz w:val="26"/>
          <w:szCs w:val="26"/>
        </w:rPr>
        <w:drawing>
          <wp:inline distT="0" distB="0" distL="0" distR="0" wp14:anchorId="28A2BC7F" wp14:editId="06261388">
            <wp:extent cx="409632" cy="381053"/>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632" cy="381053"/>
                    </a:xfrm>
                    <a:prstGeom prst="rect">
                      <a:avLst/>
                    </a:prstGeom>
                  </pic:spPr>
                </pic:pic>
              </a:graphicData>
            </a:graphic>
          </wp:inline>
        </w:drawing>
      </w:r>
      <w:r w:rsidR="004568C7">
        <w:rPr>
          <w:sz w:val="26"/>
          <w:szCs w:val="26"/>
        </w:rPr>
        <w:t>.</w:t>
      </w:r>
    </w:p>
    <w:p w14:paraId="12CE62B7" w14:textId="4F051B6E" w:rsidR="007B2188" w:rsidRDefault="007B2188">
      <w:pPr>
        <w:spacing w:line="360" w:lineRule="auto"/>
        <w:ind w:firstLine="567"/>
        <w:jc w:val="both"/>
        <w:rPr>
          <w:sz w:val="26"/>
          <w:szCs w:val="26"/>
        </w:rPr>
      </w:pPr>
    </w:p>
    <w:p w14:paraId="11FA1B4A" w14:textId="6AEB51DA" w:rsidR="007B2188" w:rsidRDefault="007B2188">
      <w:pPr>
        <w:spacing w:line="360" w:lineRule="auto"/>
        <w:ind w:firstLine="567"/>
        <w:jc w:val="both"/>
        <w:rPr>
          <w:sz w:val="26"/>
          <w:szCs w:val="26"/>
        </w:rPr>
      </w:pPr>
    </w:p>
    <w:p w14:paraId="60AFFD32" w14:textId="0389ABFE" w:rsidR="007B2188" w:rsidRDefault="007B2188">
      <w:pPr>
        <w:spacing w:line="360" w:lineRule="auto"/>
        <w:ind w:firstLine="567"/>
        <w:jc w:val="both"/>
        <w:rPr>
          <w:sz w:val="26"/>
          <w:szCs w:val="26"/>
        </w:rPr>
      </w:pPr>
    </w:p>
    <w:p w14:paraId="5397E106" w14:textId="39AF74B0" w:rsidR="007B2188" w:rsidRDefault="007B2188">
      <w:pPr>
        <w:spacing w:line="360" w:lineRule="auto"/>
        <w:ind w:firstLine="567"/>
        <w:jc w:val="both"/>
        <w:rPr>
          <w:sz w:val="26"/>
          <w:szCs w:val="26"/>
        </w:rPr>
      </w:pPr>
    </w:p>
    <w:p w14:paraId="1B1C53F7" w14:textId="75F67DEC" w:rsidR="007B2188" w:rsidRDefault="007B2188">
      <w:pPr>
        <w:spacing w:line="360" w:lineRule="auto"/>
        <w:ind w:firstLine="567"/>
        <w:jc w:val="both"/>
        <w:rPr>
          <w:sz w:val="26"/>
          <w:szCs w:val="26"/>
        </w:rPr>
      </w:pPr>
    </w:p>
    <w:p w14:paraId="0C49B9E7" w14:textId="1F4184E6" w:rsidR="007B2188" w:rsidRDefault="007B2188">
      <w:pPr>
        <w:spacing w:line="360" w:lineRule="auto"/>
        <w:ind w:firstLine="567"/>
        <w:jc w:val="both"/>
        <w:rPr>
          <w:sz w:val="26"/>
          <w:szCs w:val="26"/>
        </w:rPr>
      </w:pPr>
    </w:p>
    <w:p w14:paraId="2F9436A2" w14:textId="7ECEC6A0" w:rsidR="007B2188" w:rsidRDefault="007B2188">
      <w:pPr>
        <w:spacing w:line="360" w:lineRule="auto"/>
        <w:ind w:firstLine="567"/>
        <w:jc w:val="both"/>
        <w:rPr>
          <w:sz w:val="26"/>
          <w:szCs w:val="26"/>
        </w:rPr>
      </w:pPr>
    </w:p>
    <w:p w14:paraId="5DA6DD76" w14:textId="7B80CB9E" w:rsidR="007B2188" w:rsidRDefault="007B2188">
      <w:pPr>
        <w:spacing w:line="360" w:lineRule="auto"/>
        <w:ind w:firstLine="567"/>
        <w:jc w:val="both"/>
        <w:rPr>
          <w:sz w:val="26"/>
          <w:szCs w:val="26"/>
        </w:rPr>
      </w:pPr>
    </w:p>
    <w:p w14:paraId="17106B2E" w14:textId="1A9BB6E8" w:rsidR="007B2188" w:rsidRDefault="007B2188">
      <w:pPr>
        <w:spacing w:line="360" w:lineRule="auto"/>
        <w:ind w:firstLine="567"/>
        <w:jc w:val="both"/>
        <w:rPr>
          <w:sz w:val="26"/>
          <w:szCs w:val="26"/>
        </w:rPr>
      </w:pPr>
    </w:p>
    <w:p w14:paraId="62C4B23A" w14:textId="77777777" w:rsidR="007B2188" w:rsidRPr="00624518" w:rsidRDefault="007B2188">
      <w:pPr>
        <w:spacing w:line="360" w:lineRule="auto"/>
        <w:ind w:firstLine="567"/>
        <w:jc w:val="both"/>
        <w:rPr>
          <w:sz w:val="26"/>
          <w:szCs w:val="26"/>
        </w:rPr>
      </w:pPr>
    </w:p>
    <w:p w14:paraId="688EBBF4" w14:textId="77777777" w:rsidR="00DD7424" w:rsidRDefault="00DD7424">
      <w:pPr>
        <w:spacing w:after="160" w:line="360" w:lineRule="auto"/>
        <w:ind w:firstLine="567"/>
        <w:rPr>
          <w:rFonts w:eastAsiaTheme="majorEastAsia"/>
          <w:b/>
          <w:bCs/>
          <w:color w:val="000000" w:themeColor="text1"/>
          <w:sz w:val="32"/>
          <w:szCs w:val="32"/>
        </w:rPr>
      </w:pPr>
      <w:bookmarkStart w:id="1499" w:name="_Toc42726200"/>
      <w:r>
        <w:rPr>
          <w:b/>
          <w:bCs/>
          <w:color w:val="000000" w:themeColor="text1"/>
        </w:rPr>
        <w:br w:type="page"/>
      </w:r>
    </w:p>
    <w:p w14:paraId="393AC6F5" w14:textId="1F891246" w:rsidR="006B1B69" w:rsidRPr="00624518" w:rsidRDefault="006B1B69">
      <w:pPr>
        <w:pStyle w:val="Heading1"/>
        <w:pBdr>
          <w:bottom w:val="single" w:sz="12" w:space="1" w:color="auto"/>
        </w:pBdr>
        <w:spacing w:line="360" w:lineRule="auto"/>
        <w:rPr>
          <w:rFonts w:ascii="Times New Roman" w:hAnsi="Times New Roman" w:cs="Times New Roman"/>
          <w:b/>
          <w:bCs/>
          <w:color w:val="000000" w:themeColor="text1"/>
        </w:rPr>
      </w:pPr>
      <w:r w:rsidRPr="00624518">
        <w:rPr>
          <w:rFonts w:ascii="Times New Roman" w:hAnsi="Times New Roman" w:cs="Times New Roman"/>
          <w:b/>
          <w:bCs/>
          <w:color w:val="000000" w:themeColor="text1"/>
        </w:rPr>
        <w:lastRenderedPageBreak/>
        <w:t>CHƯƠNG 5: KẾT LUẬN VÀ HƯỚNG PHÁT TRIỂN</w:t>
      </w:r>
      <w:bookmarkEnd w:id="1499"/>
    </w:p>
    <w:p w14:paraId="1EEF7ACD" w14:textId="77777777" w:rsidR="006B1B69" w:rsidRPr="00624518" w:rsidRDefault="006B1B69">
      <w:pPr>
        <w:pStyle w:val="ListParagraph"/>
        <w:numPr>
          <w:ilvl w:val="0"/>
          <w:numId w:val="4"/>
        </w:numPr>
        <w:spacing w:after="160" w:line="360" w:lineRule="auto"/>
        <w:outlineLvl w:val="1"/>
        <w:rPr>
          <w:b/>
          <w:bCs/>
          <w:vanish/>
          <w:sz w:val="28"/>
          <w:szCs w:val="28"/>
        </w:rPr>
      </w:pPr>
      <w:bookmarkStart w:id="1500" w:name="_Toc26359889"/>
      <w:bookmarkStart w:id="1501" w:name="_Toc26359976"/>
      <w:bookmarkStart w:id="1502" w:name="_Toc26360043"/>
      <w:bookmarkStart w:id="1503" w:name="_Toc41927766"/>
      <w:bookmarkStart w:id="1504" w:name="_Toc42014005"/>
      <w:bookmarkStart w:id="1505" w:name="_Toc42090877"/>
      <w:bookmarkStart w:id="1506" w:name="_Toc42175448"/>
      <w:bookmarkStart w:id="1507" w:name="_Toc42247673"/>
      <w:bookmarkStart w:id="1508" w:name="_Toc42247748"/>
      <w:bookmarkStart w:id="1509" w:name="_Toc42467931"/>
      <w:bookmarkStart w:id="1510" w:name="_Toc42467994"/>
      <w:bookmarkStart w:id="1511" w:name="_Toc42505369"/>
      <w:bookmarkStart w:id="1512" w:name="_Toc42505428"/>
      <w:bookmarkStart w:id="1513" w:name="_Toc42505487"/>
      <w:bookmarkStart w:id="1514" w:name="_Toc42726201"/>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p>
    <w:p w14:paraId="08D24660" w14:textId="138A2AC3" w:rsidR="006B1B69" w:rsidRDefault="006B1B69">
      <w:pPr>
        <w:pStyle w:val="ListParagraph"/>
        <w:numPr>
          <w:ilvl w:val="1"/>
          <w:numId w:val="4"/>
        </w:numPr>
        <w:spacing w:after="160" w:line="360" w:lineRule="auto"/>
        <w:ind w:left="709" w:hanging="709"/>
        <w:outlineLvl w:val="1"/>
        <w:rPr>
          <w:b/>
          <w:bCs/>
          <w:sz w:val="28"/>
          <w:szCs w:val="28"/>
        </w:rPr>
      </w:pPr>
      <w:bookmarkStart w:id="1515" w:name="_Toc42726202"/>
      <w:r w:rsidRPr="00624518">
        <w:rPr>
          <w:b/>
          <w:bCs/>
          <w:sz w:val="28"/>
          <w:szCs w:val="28"/>
        </w:rPr>
        <w:t>Kết quả đạt được</w:t>
      </w:r>
      <w:bookmarkEnd w:id="1515"/>
    </w:p>
    <w:p w14:paraId="369725D9" w14:textId="0331A14E" w:rsidR="00714FAC" w:rsidRDefault="00714FAC">
      <w:pPr>
        <w:spacing w:line="360" w:lineRule="auto"/>
        <w:ind w:firstLine="567"/>
        <w:rPr>
          <w:sz w:val="26"/>
          <w:szCs w:val="26"/>
        </w:rPr>
      </w:pPr>
      <w:r w:rsidRPr="00714FAC">
        <w:rPr>
          <w:sz w:val="26"/>
          <w:szCs w:val="26"/>
        </w:rPr>
        <w:t xml:space="preserve">Sau khi nghiên cứu và phát triển trên nền tảng lý thuyết và thực hành đã được học, </w:t>
      </w:r>
      <w:r w:rsidR="002D40AB">
        <w:rPr>
          <w:sz w:val="26"/>
          <w:szCs w:val="26"/>
        </w:rPr>
        <w:t>tôi</w:t>
      </w:r>
      <w:r w:rsidRPr="00714FAC">
        <w:rPr>
          <w:sz w:val="26"/>
          <w:szCs w:val="26"/>
        </w:rPr>
        <w:t xml:space="preserve"> đã phát triển được một </w:t>
      </w:r>
      <w:r w:rsidR="00306B1C">
        <w:rPr>
          <w:sz w:val="26"/>
          <w:szCs w:val="26"/>
        </w:rPr>
        <w:t>trang web</w:t>
      </w:r>
      <w:r w:rsidRPr="00714FAC">
        <w:rPr>
          <w:sz w:val="26"/>
          <w:szCs w:val="26"/>
        </w:rPr>
        <w:t xml:space="preserve"> quản lý cơ bản bao gồm</w:t>
      </w:r>
      <w:r w:rsidR="00000CE5">
        <w:rPr>
          <w:sz w:val="26"/>
          <w:szCs w:val="26"/>
        </w:rPr>
        <w:t>:</w:t>
      </w:r>
    </w:p>
    <w:p w14:paraId="67DF9DFC" w14:textId="280D11E8" w:rsidR="0043705F" w:rsidRDefault="00A24076">
      <w:pPr>
        <w:pStyle w:val="ListParagraph"/>
        <w:numPr>
          <w:ilvl w:val="0"/>
          <w:numId w:val="15"/>
        </w:numPr>
        <w:spacing w:line="360" w:lineRule="auto"/>
        <w:rPr>
          <w:szCs w:val="26"/>
        </w:rPr>
      </w:pPr>
      <w:r>
        <w:rPr>
          <w:szCs w:val="26"/>
        </w:rPr>
        <w:t>Quản lý lớp học trực tuyến</w:t>
      </w:r>
      <w:r w:rsidR="004568C7">
        <w:rPr>
          <w:szCs w:val="26"/>
        </w:rPr>
        <w:t>.</w:t>
      </w:r>
    </w:p>
    <w:p w14:paraId="7BD04E33" w14:textId="474E75E1" w:rsidR="00A24076" w:rsidRDefault="00A24076">
      <w:pPr>
        <w:pStyle w:val="ListParagraph"/>
        <w:numPr>
          <w:ilvl w:val="0"/>
          <w:numId w:val="15"/>
        </w:numPr>
        <w:spacing w:line="360" w:lineRule="auto"/>
        <w:rPr>
          <w:szCs w:val="26"/>
        </w:rPr>
      </w:pPr>
      <w:r>
        <w:rPr>
          <w:szCs w:val="26"/>
        </w:rPr>
        <w:t xml:space="preserve">Chấm bài tập trực tuyến </w:t>
      </w:r>
      <w:r w:rsidR="004568C7">
        <w:rPr>
          <w:szCs w:val="26"/>
        </w:rPr>
        <w:t>.</w:t>
      </w:r>
    </w:p>
    <w:p w14:paraId="2063C568" w14:textId="1874AA9B" w:rsidR="00A24076" w:rsidRPr="0043705F" w:rsidRDefault="004568C7">
      <w:pPr>
        <w:pStyle w:val="ListParagraph"/>
        <w:numPr>
          <w:ilvl w:val="0"/>
          <w:numId w:val="15"/>
        </w:numPr>
        <w:spacing w:line="360" w:lineRule="auto"/>
        <w:rPr>
          <w:szCs w:val="26"/>
        </w:rPr>
      </w:pPr>
      <w:r>
        <w:rPr>
          <w:szCs w:val="26"/>
        </w:rPr>
        <w:t>Quản lý danh sách chương trình học.</w:t>
      </w:r>
    </w:p>
    <w:p w14:paraId="7F2882AA" w14:textId="38796E73" w:rsidR="006B1B69" w:rsidRDefault="006B1B69">
      <w:pPr>
        <w:pStyle w:val="ListParagraph"/>
        <w:numPr>
          <w:ilvl w:val="1"/>
          <w:numId w:val="4"/>
        </w:numPr>
        <w:spacing w:after="160" w:line="360" w:lineRule="auto"/>
        <w:ind w:left="709" w:hanging="709"/>
        <w:outlineLvl w:val="1"/>
        <w:rPr>
          <w:b/>
          <w:bCs/>
          <w:sz w:val="28"/>
          <w:szCs w:val="28"/>
        </w:rPr>
      </w:pPr>
      <w:bookmarkStart w:id="1516" w:name="_Toc42726203"/>
      <w:r w:rsidRPr="00624518">
        <w:rPr>
          <w:b/>
          <w:bCs/>
          <w:sz w:val="28"/>
          <w:szCs w:val="28"/>
        </w:rPr>
        <w:t>Đánh giá sản phẩm</w:t>
      </w:r>
      <w:bookmarkEnd w:id="1516"/>
    </w:p>
    <w:p w14:paraId="29E0DB72" w14:textId="7A868E7B" w:rsidR="004F67A0" w:rsidRDefault="004F67A0">
      <w:pPr>
        <w:pStyle w:val="ListParagraph"/>
        <w:numPr>
          <w:ilvl w:val="2"/>
          <w:numId w:val="4"/>
        </w:numPr>
        <w:spacing w:after="160" w:line="360" w:lineRule="auto"/>
        <w:outlineLvl w:val="2"/>
        <w:rPr>
          <w:i/>
          <w:iCs/>
          <w:szCs w:val="26"/>
          <w:lang w:val="en-GB"/>
        </w:rPr>
      </w:pPr>
      <w:bookmarkStart w:id="1517" w:name="_Toc12041925"/>
      <w:bookmarkStart w:id="1518" w:name="_Toc42726204"/>
      <w:commentRangeStart w:id="1519"/>
      <w:r w:rsidRPr="00EF2C09">
        <w:rPr>
          <w:i/>
          <w:iCs/>
          <w:szCs w:val="26"/>
          <w:lang w:val="en-GB"/>
        </w:rPr>
        <w:t>Ưu điểm</w:t>
      </w:r>
      <w:bookmarkEnd w:id="1517"/>
      <w:bookmarkEnd w:id="1518"/>
      <w:commentRangeEnd w:id="1519"/>
      <w:r w:rsidR="00017967">
        <w:rPr>
          <w:rStyle w:val="CommentReference"/>
          <w:rFonts w:eastAsia="Times New Roman"/>
        </w:rPr>
        <w:commentReference w:id="1519"/>
      </w:r>
    </w:p>
    <w:p w14:paraId="344D4828" w14:textId="0A87A111" w:rsidR="0043705F" w:rsidRPr="0043705F" w:rsidRDefault="0043705F">
      <w:pPr>
        <w:pStyle w:val="ListParagraph"/>
        <w:numPr>
          <w:ilvl w:val="0"/>
          <w:numId w:val="24"/>
        </w:numPr>
        <w:spacing w:line="360" w:lineRule="auto"/>
        <w:rPr>
          <w:szCs w:val="26"/>
          <w:lang w:val="en-GB"/>
        </w:rPr>
      </w:pPr>
      <w:commentRangeStart w:id="1520"/>
      <w:r w:rsidRPr="0043705F">
        <w:rPr>
          <w:szCs w:val="26"/>
          <w:lang w:val="en-GB"/>
        </w:rPr>
        <w:t>Giao diện của chương trình thân thiện dễ sử dụng.</w:t>
      </w:r>
      <w:commentRangeEnd w:id="1520"/>
      <w:r w:rsidR="00017967">
        <w:rPr>
          <w:rStyle w:val="CommentReference"/>
          <w:rFonts w:eastAsia="Times New Roman"/>
        </w:rPr>
        <w:commentReference w:id="1520"/>
      </w:r>
    </w:p>
    <w:p w14:paraId="13D5EAAE" w14:textId="4F8CB5EA" w:rsidR="0043705F" w:rsidRDefault="0043705F" w:rsidP="00BE2624">
      <w:pPr>
        <w:pStyle w:val="ListParagraph"/>
        <w:numPr>
          <w:ilvl w:val="0"/>
          <w:numId w:val="24"/>
        </w:numPr>
        <w:spacing w:line="360" w:lineRule="auto"/>
        <w:rPr>
          <w:ins w:id="1521" w:author="Tuan Tran" w:date="2020-06-11T10:15:00Z"/>
          <w:szCs w:val="26"/>
          <w:lang w:val="en-GB"/>
        </w:rPr>
      </w:pPr>
      <w:r w:rsidRPr="0043705F">
        <w:rPr>
          <w:szCs w:val="26"/>
          <w:lang w:val="en-GB"/>
        </w:rPr>
        <w:t xml:space="preserve">Website </w:t>
      </w:r>
      <w:ins w:id="1522" w:author="Tuan Tran" w:date="2020-06-11T10:15:00Z">
        <w:r w:rsidR="00BE2624">
          <w:rPr>
            <w:szCs w:val="26"/>
            <w:lang w:val="en-GB"/>
          </w:rPr>
          <w:t>có thể giúp</w:t>
        </w:r>
      </w:ins>
      <w:del w:id="1523" w:author="Tuan Tran" w:date="2020-06-11T10:15:00Z">
        <w:r w:rsidRPr="0043705F" w:rsidDel="00BE2624">
          <w:rPr>
            <w:szCs w:val="26"/>
            <w:lang w:val="en-GB"/>
          </w:rPr>
          <w:delText xml:space="preserve">đã giúp </w:delText>
        </w:r>
      </w:del>
      <w:ins w:id="1524" w:author="Tuan Tran" w:date="2020-06-11T10:15:00Z">
        <w:r w:rsidR="00BE2624" w:rsidRPr="0043705F">
          <w:rPr>
            <w:szCs w:val="26"/>
            <w:lang w:val="en-GB"/>
          </w:rPr>
          <w:t xml:space="preserve"> </w:t>
        </w:r>
      </w:ins>
      <w:r w:rsidR="00EE143F">
        <w:rPr>
          <w:szCs w:val="26"/>
          <w:lang w:val="en-GB"/>
        </w:rPr>
        <w:t>giảng viên và học viên</w:t>
      </w:r>
      <w:r w:rsidRPr="0043705F">
        <w:rPr>
          <w:szCs w:val="26"/>
          <w:lang w:val="en-GB"/>
        </w:rPr>
        <w:t xml:space="preserve"> quản lý tiết kiệm được thời gian, thuận tiện quản lý </w:t>
      </w:r>
      <w:r w:rsidR="00B25E70">
        <w:rPr>
          <w:szCs w:val="26"/>
          <w:lang w:val="en-GB"/>
        </w:rPr>
        <w:t>bài tập, bài học</w:t>
      </w:r>
      <w:r w:rsidRPr="0043705F">
        <w:rPr>
          <w:szCs w:val="26"/>
          <w:lang w:val="en-GB"/>
        </w:rPr>
        <w:t>.</w:t>
      </w:r>
    </w:p>
    <w:p w14:paraId="6A946F29" w14:textId="77777777" w:rsidR="00BE2624" w:rsidRDefault="00BE2624">
      <w:pPr>
        <w:pStyle w:val="ListParagraph"/>
        <w:numPr>
          <w:ilvl w:val="0"/>
          <w:numId w:val="24"/>
        </w:numPr>
        <w:spacing w:line="360" w:lineRule="auto"/>
        <w:rPr>
          <w:szCs w:val="26"/>
          <w:lang w:val="en-GB"/>
        </w:rPr>
      </w:pPr>
    </w:p>
    <w:p w14:paraId="2A107DCE" w14:textId="77777777" w:rsidR="00DD1938" w:rsidRPr="00197162" w:rsidRDefault="00DD1938">
      <w:pPr>
        <w:spacing w:line="360" w:lineRule="auto"/>
        <w:ind w:left="360"/>
        <w:rPr>
          <w:szCs w:val="26"/>
          <w:lang w:val="en-GB"/>
        </w:rPr>
      </w:pPr>
    </w:p>
    <w:p w14:paraId="0663487F" w14:textId="383C28FF" w:rsidR="004F67A0" w:rsidRPr="004F67A0" w:rsidRDefault="004F67A0">
      <w:pPr>
        <w:pStyle w:val="ListParagraph"/>
        <w:numPr>
          <w:ilvl w:val="2"/>
          <w:numId w:val="4"/>
        </w:numPr>
        <w:spacing w:after="160" w:line="360" w:lineRule="auto"/>
        <w:outlineLvl w:val="2"/>
        <w:rPr>
          <w:i/>
          <w:iCs/>
          <w:szCs w:val="26"/>
          <w:lang w:val="en-GB"/>
        </w:rPr>
      </w:pPr>
      <w:bookmarkStart w:id="1525" w:name="_Toc42726205"/>
      <w:r>
        <w:rPr>
          <w:i/>
          <w:iCs/>
          <w:szCs w:val="26"/>
          <w:lang w:val="en-GB"/>
        </w:rPr>
        <w:t>Nhược điểm</w:t>
      </w:r>
      <w:bookmarkEnd w:id="1525"/>
    </w:p>
    <w:p w14:paraId="6DD5B89C" w14:textId="4EC1AE0F" w:rsidR="004F67A0" w:rsidRPr="004F67A0" w:rsidRDefault="004F67A0">
      <w:pPr>
        <w:pStyle w:val="ListParagraph"/>
        <w:numPr>
          <w:ilvl w:val="0"/>
          <w:numId w:val="22"/>
        </w:numPr>
        <w:spacing w:line="360" w:lineRule="auto"/>
        <w:rPr>
          <w:szCs w:val="26"/>
        </w:rPr>
      </w:pPr>
      <w:commentRangeStart w:id="1526"/>
      <w:r w:rsidRPr="004F67A0">
        <w:rPr>
          <w:szCs w:val="26"/>
        </w:rPr>
        <w:t>Chưa hoàn thiện được chỉnh chu nhất một số chức năng (các trường thông tin có thể chưa đầy đủ), chức năng chưa đúng theo yêu cầu</w:t>
      </w:r>
      <w:r w:rsidR="004568C7">
        <w:rPr>
          <w:szCs w:val="26"/>
        </w:rPr>
        <w:t>.</w:t>
      </w:r>
      <w:commentRangeEnd w:id="1526"/>
      <w:r w:rsidR="00017967">
        <w:rPr>
          <w:rStyle w:val="CommentReference"/>
          <w:rFonts w:eastAsia="Times New Roman"/>
        </w:rPr>
        <w:commentReference w:id="1526"/>
      </w:r>
    </w:p>
    <w:p w14:paraId="3B1817FB" w14:textId="3D706074" w:rsidR="004F67A0" w:rsidRPr="004F67A0" w:rsidRDefault="004F67A0">
      <w:pPr>
        <w:pStyle w:val="ListParagraph"/>
        <w:numPr>
          <w:ilvl w:val="0"/>
          <w:numId w:val="22"/>
        </w:numPr>
        <w:spacing w:line="360" w:lineRule="auto"/>
        <w:rPr>
          <w:szCs w:val="26"/>
        </w:rPr>
      </w:pPr>
      <w:r w:rsidRPr="004F67A0">
        <w:rPr>
          <w:szCs w:val="26"/>
        </w:rPr>
        <w:t>Một số luồng chức năng xử lý khi có thay đổi cần thời gian để hoàn thiện.</w:t>
      </w:r>
    </w:p>
    <w:p w14:paraId="44986E8A" w14:textId="7DAB6341" w:rsidR="004F67A0" w:rsidRPr="004F67A0" w:rsidRDefault="004F67A0">
      <w:pPr>
        <w:pStyle w:val="ListParagraph"/>
        <w:numPr>
          <w:ilvl w:val="0"/>
          <w:numId w:val="22"/>
        </w:numPr>
        <w:spacing w:line="360" w:lineRule="auto"/>
        <w:rPr>
          <w:szCs w:val="26"/>
        </w:rPr>
      </w:pPr>
      <w:r w:rsidRPr="004F67A0">
        <w:rPr>
          <w:szCs w:val="26"/>
        </w:rPr>
        <w:t xml:space="preserve">Do trình độ kiểm thử của nhóm có hạn, chưa thực hiện kiểm thử chi tiết cho </w:t>
      </w:r>
      <w:r w:rsidR="00347806">
        <w:rPr>
          <w:szCs w:val="26"/>
        </w:rPr>
        <w:t>trang web</w:t>
      </w:r>
      <w:r w:rsidRPr="004F67A0">
        <w:rPr>
          <w:szCs w:val="26"/>
        </w:rPr>
        <w:t>.</w:t>
      </w:r>
    </w:p>
    <w:p w14:paraId="0238F03F" w14:textId="7EBEBEBA" w:rsidR="006B1B69" w:rsidRPr="00624518" w:rsidRDefault="006B1B69">
      <w:pPr>
        <w:pStyle w:val="ListParagraph"/>
        <w:numPr>
          <w:ilvl w:val="1"/>
          <w:numId w:val="4"/>
        </w:numPr>
        <w:spacing w:after="160" w:line="360" w:lineRule="auto"/>
        <w:ind w:left="709" w:hanging="709"/>
        <w:outlineLvl w:val="1"/>
        <w:rPr>
          <w:b/>
          <w:bCs/>
          <w:sz w:val="28"/>
          <w:szCs w:val="28"/>
        </w:rPr>
      </w:pPr>
      <w:bookmarkStart w:id="1527" w:name="_Toc42726206"/>
      <w:r w:rsidRPr="00624518">
        <w:rPr>
          <w:b/>
          <w:bCs/>
          <w:sz w:val="28"/>
          <w:szCs w:val="28"/>
        </w:rPr>
        <w:t>Hướng phát triển và mở rộng đề tài</w:t>
      </w:r>
      <w:bookmarkEnd w:id="1527"/>
    </w:p>
    <w:p w14:paraId="002C2F1F" w14:textId="79E97D31" w:rsidR="004F67A0" w:rsidRPr="004F67A0" w:rsidRDefault="004F67A0">
      <w:pPr>
        <w:pStyle w:val="ListParagraph"/>
        <w:numPr>
          <w:ilvl w:val="0"/>
          <w:numId w:val="23"/>
        </w:numPr>
        <w:spacing w:line="360" w:lineRule="auto"/>
        <w:rPr>
          <w:szCs w:val="26"/>
        </w:rPr>
      </w:pPr>
      <w:r w:rsidRPr="004F67A0">
        <w:rPr>
          <w:szCs w:val="26"/>
        </w:rPr>
        <w:t>Cập nhật giao diện hình ảnh dễ nhìn, dễ thao tác, thân thiện với người dùng.</w:t>
      </w:r>
    </w:p>
    <w:p w14:paraId="3A187481" w14:textId="5079936D" w:rsidR="004F67A0" w:rsidRPr="004F67A0" w:rsidRDefault="004F67A0">
      <w:pPr>
        <w:pStyle w:val="ListParagraph"/>
        <w:numPr>
          <w:ilvl w:val="0"/>
          <w:numId w:val="23"/>
        </w:numPr>
        <w:spacing w:line="360" w:lineRule="auto"/>
        <w:rPr>
          <w:szCs w:val="26"/>
        </w:rPr>
      </w:pPr>
      <w:r w:rsidRPr="004F67A0">
        <w:rPr>
          <w:szCs w:val="26"/>
        </w:rPr>
        <w:t>Tăng cường chế độ bảo mật cho website.</w:t>
      </w:r>
    </w:p>
    <w:p w14:paraId="573A5434" w14:textId="4C3190DE" w:rsidR="004F67A0" w:rsidRPr="004F67A0" w:rsidRDefault="004F67A0">
      <w:pPr>
        <w:pStyle w:val="ListParagraph"/>
        <w:numPr>
          <w:ilvl w:val="0"/>
          <w:numId w:val="23"/>
        </w:numPr>
        <w:spacing w:line="360" w:lineRule="auto"/>
        <w:rPr>
          <w:szCs w:val="26"/>
        </w:rPr>
      </w:pPr>
      <w:r w:rsidRPr="004F67A0">
        <w:rPr>
          <w:szCs w:val="26"/>
        </w:rPr>
        <w:t>Cập nhật cơ sở dữ liệu, thêm, tùy chỉnh chức năng.</w:t>
      </w:r>
    </w:p>
    <w:p w14:paraId="73BD20DC" w14:textId="09FDF3EC" w:rsidR="004F67A0" w:rsidRPr="004F67A0" w:rsidRDefault="004F67A0">
      <w:pPr>
        <w:pStyle w:val="ListParagraph"/>
        <w:numPr>
          <w:ilvl w:val="0"/>
          <w:numId w:val="23"/>
        </w:numPr>
        <w:spacing w:line="360" w:lineRule="auto"/>
        <w:rPr>
          <w:szCs w:val="26"/>
        </w:rPr>
      </w:pPr>
      <w:r w:rsidRPr="004F67A0">
        <w:rPr>
          <w:szCs w:val="26"/>
        </w:rPr>
        <w:t>Thực hiện chức năng vẽ biểu đồ, phục vụ cho việc quản lý, có cái nhìn trực quan cho hệ thống.</w:t>
      </w:r>
    </w:p>
    <w:p w14:paraId="2C0F2841" w14:textId="6CC25650" w:rsidR="004F67A0" w:rsidRPr="004F67A0" w:rsidRDefault="004F67A0">
      <w:pPr>
        <w:pStyle w:val="ListParagraph"/>
        <w:numPr>
          <w:ilvl w:val="0"/>
          <w:numId w:val="23"/>
        </w:numPr>
        <w:spacing w:line="360" w:lineRule="auto"/>
        <w:rPr>
          <w:szCs w:val="26"/>
        </w:rPr>
      </w:pPr>
      <w:r w:rsidRPr="004F67A0">
        <w:rPr>
          <w:szCs w:val="26"/>
        </w:rPr>
        <w:lastRenderedPageBreak/>
        <w:t>Thực hiện các chức năng thông báo SMS, Gmail khi có cập nhật, yêu cầu mới trên hệ thống.</w:t>
      </w:r>
    </w:p>
    <w:p w14:paraId="68D8DD26" w14:textId="0F870872" w:rsidR="004F67A0" w:rsidRPr="004F67A0" w:rsidRDefault="004F67A0">
      <w:pPr>
        <w:pStyle w:val="ListParagraph"/>
        <w:numPr>
          <w:ilvl w:val="0"/>
          <w:numId w:val="23"/>
        </w:numPr>
        <w:spacing w:line="360" w:lineRule="auto"/>
        <w:rPr>
          <w:szCs w:val="26"/>
        </w:rPr>
      </w:pPr>
      <w:r w:rsidRPr="004F67A0">
        <w:rPr>
          <w:szCs w:val="26"/>
        </w:rPr>
        <w:t>Xây dựng app quản lý trên các thiết bị di động.</w:t>
      </w:r>
    </w:p>
    <w:p w14:paraId="05E28AE0" w14:textId="7198CA14" w:rsidR="006B1B69" w:rsidRPr="004F67A0" w:rsidRDefault="004F67A0">
      <w:pPr>
        <w:pStyle w:val="ListParagraph"/>
        <w:numPr>
          <w:ilvl w:val="0"/>
          <w:numId w:val="23"/>
        </w:numPr>
        <w:spacing w:line="360" w:lineRule="auto"/>
        <w:rPr>
          <w:szCs w:val="26"/>
        </w:rPr>
      </w:pPr>
      <w:r w:rsidRPr="004F67A0">
        <w:rPr>
          <w:szCs w:val="26"/>
        </w:rPr>
        <w:t xml:space="preserve">Nhóm đề tài hướng phát triển trở thành một website quản lý chuyên nghiệp, phục vụ tốt nhất cho </w:t>
      </w:r>
      <w:r w:rsidR="001A3FE7">
        <w:rPr>
          <w:szCs w:val="26"/>
        </w:rPr>
        <w:t>người dùng</w:t>
      </w:r>
      <w:r w:rsidRPr="004F67A0">
        <w:rPr>
          <w:szCs w:val="26"/>
        </w:rPr>
        <w:t>.</w:t>
      </w:r>
      <w:r w:rsidR="006B1B69" w:rsidRPr="004F67A0">
        <w:rPr>
          <w:szCs w:val="26"/>
        </w:rPr>
        <w:br w:type="page"/>
      </w:r>
    </w:p>
    <w:p w14:paraId="219F94AF" w14:textId="0BBAB1EF" w:rsidR="006B1B69" w:rsidRPr="00624518" w:rsidRDefault="006B1B69">
      <w:pPr>
        <w:pStyle w:val="Heading1"/>
        <w:pBdr>
          <w:bottom w:val="single" w:sz="12" w:space="1" w:color="auto"/>
        </w:pBdr>
        <w:spacing w:line="360" w:lineRule="auto"/>
        <w:rPr>
          <w:rFonts w:ascii="Times New Roman" w:hAnsi="Times New Roman" w:cs="Times New Roman"/>
          <w:b/>
          <w:bCs/>
          <w:color w:val="000000" w:themeColor="text1"/>
        </w:rPr>
      </w:pPr>
      <w:bookmarkStart w:id="1528" w:name="_Toc42726207"/>
      <w:r w:rsidRPr="00624518">
        <w:rPr>
          <w:rFonts w:ascii="Times New Roman" w:hAnsi="Times New Roman" w:cs="Times New Roman"/>
          <w:b/>
          <w:bCs/>
          <w:color w:val="000000" w:themeColor="text1"/>
        </w:rPr>
        <w:lastRenderedPageBreak/>
        <w:t>TÀI LIỆU THAM KHẢO</w:t>
      </w:r>
      <w:bookmarkEnd w:id="1528"/>
    </w:p>
    <w:p w14:paraId="776DE0EF" w14:textId="77777777" w:rsidR="005501B1" w:rsidRPr="00E76C76" w:rsidRDefault="005501B1">
      <w:pPr>
        <w:pStyle w:val="ListParagraph"/>
        <w:numPr>
          <w:ilvl w:val="0"/>
          <w:numId w:val="39"/>
        </w:numPr>
        <w:spacing w:after="160" w:line="360" w:lineRule="auto"/>
        <w:rPr>
          <w:szCs w:val="26"/>
          <w:lang w:val="en-GB"/>
          <w:rPrChange w:id="1529" w:author="Tuan Tran" w:date="2020-06-11T11:13:00Z">
            <w:rPr>
              <w:lang w:val="en-GB"/>
            </w:rPr>
          </w:rPrChange>
        </w:rPr>
        <w:pPrChange w:id="1530" w:author="Tuan Tran" w:date="2020-06-11T11:13:00Z">
          <w:pPr>
            <w:pStyle w:val="ListParagraph"/>
            <w:numPr>
              <w:numId w:val="20"/>
            </w:numPr>
            <w:spacing w:after="160" w:line="360" w:lineRule="auto"/>
            <w:ind w:hanging="360"/>
          </w:pPr>
        </w:pPrChange>
      </w:pPr>
      <w:commentRangeStart w:id="1531"/>
      <w:r w:rsidRPr="00E76C76">
        <w:rPr>
          <w:szCs w:val="26"/>
          <w:lang w:val="vi-VN"/>
          <w:rPrChange w:id="1532" w:author="Tuan Tran" w:date="2020-06-11T11:13:00Z">
            <w:rPr>
              <w:lang w:val="vi-VN"/>
            </w:rPr>
          </w:rPrChange>
        </w:rPr>
        <w:t xml:space="preserve">Dương Thành Phết. </w:t>
      </w:r>
      <w:r w:rsidRPr="00E76C76">
        <w:rPr>
          <w:szCs w:val="26"/>
          <w:lang w:val="en-GB"/>
          <w:rPrChange w:id="1533" w:author="Tuan Tran" w:date="2020-06-11T11:13:00Z">
            <w:rPr>
              <w:lang w:val="en-GB"/>
            </w:rPr>
          </w:rPrChange>
        </w:rPr>
        <w:t>Giáo trình Công Nghệ Phần Mềm</w:t>
      </w:r>
    </w:p>
    <w:p w14:paraId="4D5B28B6" w14:textId="77777777" w:rsidR="005501B1" w:rsidRDefault="005501B1">
      <w:pPr>
        <w:pStyle w:val="ListParagraph"/>
        <w:numPr>
          <w:ilvl w:val="0"/>
          <w:numId w:val="39"/>
        </w:numPr>
        <w:spacing w:after="160" w:line="360" w:lineRule="auto"/>
        <w:rPr>
          <w:szCs w:val="26"/>
          <w:lang w:val="vi-VN"/>
        </w:rPr>
        <w:pPrChange w:id="1534" w:author="Tuan Tran" w:date="2020-06-11T11:13:00Z">
          <w:pPr>
            <w:pStyle w:val="ListParagraph"/>
            <w:numPr>
              <w:numId w:val="20"/>
            </w:numPr>
            <w:spacing w:after="160" w:line="360" w:lineRule="auto"/>
            <w:ind w:hanging="360"/>
          </w:pPr>
        </w:pPrChange>
      </w:pPr>
      <w:r>
        <w:rPr>
          <w:szCs w:val="26"/>
          <w:lang w:val="vi-VN"/>
        </w:rPr>
        <w:t>Văn Như Bích</w:t>
      </w:r>
      <w:r>
        <w:rPr>
          <w:szCs w:val="26"/>
          <w:lang w:val="en-GB"/>
        </w:rPr>
        <w:t xml:space="preserve"> B</w:t>
      </w:r>
      <w:r>
        <w:rPr>
          <w:szCs w:val="26"/>
          <w:lang w:val="vi-VN"/>
        </w:rPr>
        <w:t xml:space="preserve"> - Võ Hoàng Khang. Giáo trình Cơ sở dữ liệu.</w:t>
      </w:r>
    </w:p>
    <w:p w14:paraId="3D359992" w14:textId="77777777" w:rsidR="005501B1" w:rsidRDefault="005501B1">
      <w:pPr>
        <w:pStyle w:val="ListParagraph"/>
        <w:numPr>
          <w:ilvl w:val="0"/>
          <w:numId w:val="39"/>
        </w:numPr>
        <w:spacing w:after="160" w:line="360" w:lineRule="auto"/>
        <w:rPr>
          <w:szCs w:val="26"/>
          <w:lang w:val="en-GB"/>
        </w:rPr>
        <w:pPrChange w:id="1535" w:author="Tuan Tran" w:date="2020-06-11T11:13:00Z">
          <w:pPr>
            <w:pStyle w:val="ListParagraph"/>
            <w:numPr>
              <w:numId w:val="20"/>
            </w:numPr>
            <w:spacing w:after="160" w:line="360" w:lineRule="auto"/>
            <w:ind w:hanging="360"/>
          </w:pPr>
        </w:pPrChange>
      </w:pPr>
      <w:r>
        <w:rPr>
          <w:szCs w:val="26"/>
          <w:lang w:val="en-GB"/>
        </w:rPr>
        <w:t>Dương Thành Phết. Tài liệu lập trình trên môi trường Windows</w:t>
      </w:r>
    </w:p>
    <w:p w14:paraId="4C514C82" w14:textId="77777777" w:rsidR="005501B1" w:rsidRDefault="005501B1">
      <w:pPr>
        <w:pStyle w:val="ListParagraph"/>
        <w:numPr>
          <w:ilvl w:val="0"/>
          <w:numId w:val="39"/>
        </w:numPr>
        <w:spacing w:after="160" w:line="360" w:lineRule="auto"/>
        <w:rPr>
          <w:szCs w:val="26"/>
          <w:lang w:val="en-GB"/>
        </w:rPr>
        <w:pPrChange w:id="1536" w:author="Tuan Tran" w:date="2020-06-11T11:13:00Z">
          <w:pPr>
            <w:pStyle w:val="ListParagraph"/>
            <w:numPr>
              <w:numId w:val="20"/>
            </w:numPr>
            <w:spacing w:after="160" w:line="360" w:lineRule="auto"/>
            <w:ind w:hanging="360"/>
          </w:pPr>
        </w:pPrChange>
      </w:pPr>
      <w:r>
        <w:rPr>
          <w:szCs w:val="26"/>
          <w:lang w:val="en-GB"/>
        </w:rPr>
        <w:t>Dương Thành Phết. Tài liệu thực hành Lập trình Web</w:t>
      </w:r>
    </w:p>
    <w:p w14:paraId="65F0E23A" w14:textId="77777777" w:rsidR="005501B1" w:rsidRDefault="005501B1">
      <w:pPr>
        <w:pStyle w:val="ListParagraph"/>
        <w:numPr>
          <w:ilvl w:val="1"/>
          <w:numId w:val="39"/>
        </w:numPr>
        <w:spacing w:after="160" w:line="360" w:lineRule="auto"/>
        <w:rPr>
          <w:szCs w:val="26"/>
          <w:lang w:val="en-GB"/>
        </w:rPr>
        <w:pPrChange w:id="1537" w:author="Tuan Tran" w:date="2020-06-11T11:13:00Z">
          <w:pPr>
            <w:pStyle w:val="ListParagraph"/>
            <w:numPr>
              <w:numId w:val="20"/>
            </w:numPr>
            <w:spacing w:after="160" w:line="360" w:lineRule="auto"/>
            <w:ind w:hanging="360"/>
          </w:pPr>
        </w:pPrChange>
      </w:pPr>
      <w:r>
        <w:rPr>
          <w:szCs w:val="26"/>
          <w:lang w:val="en-GB"/>
        </w:rPr>
        <w:t>Nguyễn Đình Ánh. Tài liệu thực hành Lập trình Web</w:t>
      </w:r>
    </w:p>
    <w:p w14:paraId="6523C474" w14:textId="77777777" w:rsidR="005501B1" w:rsidRDefault="005501B1">
      <w:pPr>
        <w:pStyle w:val="ListParagraph"/>
        <w:numPr>
          <w:ilvl w:val="1"/>
          <w:numId w:val="39"/>
        </w:numPr>
        <w:spacing w:after="160" w:line="360" w:lineRule="auto"/>
        <w:rPr>
          <w:szCs w:val="26"/>
          <w:lang w:val="en-GB"/>
        </w:rPr>
        <w:pPrChange w:id="1538" w:author="Tuan Tran" w:date="2020-06-11T11:13:00Z">
          <w:pPr>
            <w:pStyle w:val="ListParagraph"/>
            <w:numPr>
              <w:numId w:val="20"/>
            </w:numPr>
            <w:spacing w:after="160" w:line="360" w:lineRule="auto"/>
            <w:ind w:hanging="360"/>
          </w:pPr>
        </w:pPrChange>
      </w:pPr>
      <w:r>
        <w:rPr>
          <w:szCs w:val="26"/>
          <w:lang w:val="en-GB"/>
        </w:rPr>
        <w:t>Giáo trình Hệ quản trị cơ sở dữ liệu HUTECH</w:t>
      </w:r>
    </w:p>
    <w:p w14:paraId="283479DF" w14:textId="77777777" w:rsidR="005501B1" w:rsidRDefault="005501B1">
      <w:pPr>
        <w:pStyle w:val="ListParagraph"/>
        <w:numPr>
          <w:ilvl w:val="1"/>
          <w:numId w:val="39"/>
        </w:numPr>
        <w:spacing w:after="160" w:line="360" w:lineRule="auto"/>
        <w:rPr>
          <w:szCs w:val="26"/>
          <w:lang w:val="en-GB"/>
        </w:rPr>
        <w:pPrChange w:id="1539" w:author="Tuan Tran" w:date="2020-06-11T11:13:00Z">
          <w:pPr>
            <w:pStyle w:val="ListParagraph"/>
            <w:numPr>
              <w:numId w:val="20"/>
            </w:numPr>
            <w:spacing w:after="160" w:line="360" w:lineRule="auto"/>
            <w:ind w:hanging="360"/>
          </w:pPr>
        </w:pPrChange>
      </w:pPr>
      <w:r>
        <w:rPr>
          <w:szCs w:val="26"/>
          <w:lang w:val="en-GB"/>
        </w:rPr>
        <w:t>Giáo trình Phân tích thiết kế hệ thống thông tin HUTECH</w:t>
      </w:r>
    </w:p>
    <w:p w14:paraId="003430CA" w14:textId="77777777" w:rsidR="005501B1" w:rsidRDefault="005501B1">
      <w:pPr>
        <w:pStyle w:val="ListParagraph"/>
        <w:numPr>
          <w:ilvl w:val="1"/>
          <w:numId w:val="39"/>
        </w:numPr>
        <w:spacing w:after="160" w:line="360" w:lineRule="auto"/>
        <w:rPr>
          <w:szCs w:val="26"/>
          <w:lang w:val="en-GB"/>
        </w:rPr>
        <w:pPrChange w:id="1540" w:author="Tuan Tran" w:date="2020-06-11T11:13:00Z">
          <w:pPr>
            <w:pStyle w:val="ListParagraph"/>
            <w:numPr>
              <w:numId w:val="20"/>
            </w:numPr>
            <w:spacing w:after="160" w:line="360" w:lineRule="auto"/>
            <w:ind w:hanging="360"/>
          </w:pPr>
        </w:pPrChange>
      </w:pPr>
      <w:r>
        <w:rPr>
          <w:szCs w:val="26"/>
          <w:lang w:val="en-GB"/>
        </w:rPr>
        <w:t>Văn Như Bích B. Tài liệu thực hành phân tích thiết kế hệ thống thông tin.</w:t>
      </w:r>
    </w:p>
    <w:p w14:paraId="6D406183" w14:textId="77777777" w:rsidR="005501B1" w:rsidRDefault="005501B1">
      <w:pPr>
        <w:pStyle w:val="ListParagraph"/>
        <w:numPr>
          <w:ilvl w:val="1"/>
          <w:numId w:val="39"/>
        </w:numPr>
        <w:spacing w:after="160" w:line="360" w:lineRule="auto"/>
        <w:rPr>
          <w:szCs w:val="26"/>
          <w:lang w:val="en-GB"/>
        </w:rPr>
        <w:pPrChange w:id="1541" w:author="Tuan Tran" w:date="2020-06-11T11:13:00Z">
          <w:pPr>
            <w:pStyle w:val="ListParagraph"/>
            <w:numPr>
              <w:numId w:val="20"/>
            </w:numPr>
            <w:spacing w:after="160" w:line="360" w:lineRule="auto"/>
            <w:ind w:hanging="360"/>
          </w:pPr>
        </w:pPrChange>
      </w:pPr>
      <w:r>
        <w:rPr>
          <w:szCs w:val="26"/>
          <w:lang w:val="en-GB"/>
        </w:rPr>
        <w:t>Giáo trình Phân tích thiết kế hướng đối tượng HUTECH</w:t>
      </w:r>
    </w:p>
    <w:p w14:paraId="59E9DE45" w14:textId="77777777" w:rsidR="005501B1" w:rsidRDefault="005501B1">
      <w:pPr>
        <w:pStyle w:val="ListParagraph"/>
        <w:numPr>
          <w:ilvl w:val="1"/>
          <w:numId w:val="39"/>
        </w:numPr>
        <w:spacing w:after="160" w:line="360" w:lineRule="auto"/>
        <w:rPr>
          <w:szCs w:val="26"/>
          <w:lang w:val="en-GB"/>
        </w:rPr>
        <w:pPrChange w:id="1542" w:author="Tuan Tran" w:date="2020-06-11T11:13:00Z">
          <w:pPr>
            <w:pStyle w:val="ListParagraph"/>
            <w:numPr>
              <w:numId w:val="20"/>
            </w:numPr>
            <w:spacing w:after="160" w:line="360" w:lineRule="auto"/>
            <w:ind w:hanging="360"/>
          </w:pPr>
        </w:pPrChange>
      </w:pPr>
      <w:r>
        <w:rPr>
          <w:szCs w:val="26"/>
          <w:lang w:val="en-GB"/>
        </w:rPr>
        <w:t>Tài liệu lập trình web từ website thayphet.net</w:t>
      </w:r>
      <w:commentRangeEnd w:id="1531"/>
      <w:r w:rsidR="00017967">
        <w:rPr>
          <w:rStyle w:val="CommentReference"/>
          <w:rFonts w:eastAsia="Times New Roman"/>
        </w:rPr>
        <w:commentReference w:id="1531"/>
      </w:r>
    </w:p>
    <w:p w14:paraId="1ED84648" w14:textId="3DA17E0F" w:rsidR="00CA5691" w:rsidRPr="00BE7CBD" w:rsidRDefault="00CA5691">
      <w:pPr>
        <w:spacing w:after="160" w:line="360" w:lineRule="auto"/>
        <w:ind w:left="360"/>
        <w:rPr>
          <w:szCs w:val="26"/>
          <w:lang w:val="en-GB"/>
        </w:rPr>
      </w:pPr>
    </w:p>
    <w:p w14:paraId="75ACCB1D" w14:textId="77777777" w:rsidR="003D2AFE" w:rsidRPr="00624518" w:rsidRDefault="003D2AFE">
      <w:pPr>
        <w:spacing w:line="360" w:lineRule="auto"/>
      </w:pPr>
    </w:p>
    <w:sectPr w:rsidR="003D2AFE" w:rsidRPr="00624518" w:rsidSect="00132854">
      <w:footerReference w:type="default" r:id="rId59"/>
      <w:pgSz w:w="12240" w:h="15840"/>
      <w:pgMar w:top="1418" w:right="1418"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64" w:author="Toan Bui" w:date="2020-06-11T09:37:00Z" w:initials="TB">
    <w:p w14:paraId="3763A9CB" w14:textId="675C0A45" w:rsidR="00017967" w:rsidRDefault="00017967">
      <w:pPr>
        <w:pStyle w:val="CommentText"/>
      </w:pPr>
      <w:r>
        <w:rPr>
          <w:rStyle w:val="CommentReference"/>
        </w:rPr>
        <w:annotationRef/>
      </w:r>
      <w:r>
        <w:t>Dấu : sát vào chữ phía trước</w:t>
      </w:r>
    </w:p>
  </w:comment>
  <w:comment w:id="766" w:author="Toan Bui" w:date="2020-06-11T09:37:00Z" w:initials="TB">
    <w:p w14:paraId="77D2587D" w14:textId="0439C5BE" w:rsidR="00017967" w:rsidRDefault="00017967">
      <w:pPr>
        <w:pStyle w:val="CommentText"/>
      </w:pPr>
      <w:r>
        <w:rPr>
          <w:rStyle w:val="CommentReference"/>
        </w:rPr>
        <w:annotationRef/>
      </w:r>
      <w:r>
        <w:t>Cuối câu phải có dấu chấm câu</w:t>
      </w:r>
    </w:p>
  </w:comment>
  <w:comment w:id="774" w:author="Toan Bui" w:date="2020-06-11T09:37:00Z" w:initials="TB">
    <w:p w14:paraId="5102D4DA" w14:textId="2D444C6E" w:rsidR="00017967" w:rsidRDefault="00017967">
      <w:pPr>
        <w:pStyle w:val="CommentText"/>
      </w:pPr>
      <w:r>
        <w:rPr>
          <w:rStyle w:val="CommentReference"/>
        </w:rPr>
        <w:annotationRef/>
      </w:r>
      <w:r>
        <w:t>Bỏ tất cả các dấu … trong báo cáo, nếu có nhiều thì ghi rõ cụ thể</w:t>
      </w:r>
    </w:p>
  </w:comment>
  <w:comment w:id="783" w:author="Toan Bui" w:date="2020-06-11T09:38:00Z" w:initials="TB">
    <w:p w14:paraId="3034D1A8" w14:textId="209656F9" w:rsidR="00017967" w:rsidRDefault="00017967">
      <w:pPr>
        <w:pStyle w:val="CommentText"/>
      </w:pPr>
      <w:r>
        <w:rPr>
          <w:rStyle w:val="CommentReference"/>
        </w:rPr>
        <w:annotationRef/>
      </w:r>
      <w:r>
        <w:t>Dấu . sát vào chữ phía trước</w:t>
      </w:r>
    </w:p>
  </w:comment>
  <w:comment w:id="789" w:author="Toan Bui" w:date="2020-06-11T09:38:00Z" w:initials="TB">
    <w:p w14:paraId="42935AE2" w14:textId="6F163E1A" w:rsidR="00017967" w:rsidRDefault="00017967">
      <w:pPr>
        <w:pStyle w:val="CommentText"/>
      </w:pPr>
      <w:r>
        <w:rPr>
          <w:rStyle w:val="CommentReference"/>
        </w:rPr>
        <w:annotationRef/>
      </w:r>
      <w:r>
        <w:t>??? Mỗi lớp 1 hệ thống?</w:t>
      </w:r>
    </w:p>
  </w:comment>
  <w:comment w:id="827" w:author="Toan Bui" w:date="2020-06-11T09:38:00Z" w:initials="TB">
    <w:p w14:paraId="43596B0C" w14:textId="63762B55" w:rsidR="00017967" w:rsidRDefault="00017967">
      <w:pPr>
        <w:pStyle w:val="CommentText"/>
      </w:pPr>
      <w:r>
        <w:rPr>
          <w:rStyle w:val="CommentReference"/>
        </w:rPr>
        <w:annotationRef/>
      </w:r>
      <w:r>
        <w:t>Header phải in đậm</w:t>
      </w:r>
    </w:p>
  </w:comment>
  <w:comment w:id="834" w:author="Toan Bui" w:date="2020-06-11T09:38:00Z" w:initials="TB">
    <w:p w14:paraId="47694C7F" w14:textId="1C50C386" w:rsidR="00017967" w:rsidRDefault="00017967">
      <w:pPr>
        <w:pStyle w:val="CommentText"/>
      </w:pPr>
      <w:r>
        <w:rPr>
          <w:rStyle w:val="CommentReference"/>
        </w:rPr>
        <w:annotationRef/>
      </w:r>
      <w:r>
        <w:t>Xem lại format</w:t>
      </w:r>
    </w:p>
  </w:comment>
  <w:comment w:id="901" w:author="Toan Bui" w:date="2020-06-11T09:39:00Z" w:initials="TB">
    <w:p w14:paraId="6169B808" w14:textId="5EF06952" w:rsidR="00017967" w:rsidRDefault="00017967">
      <w:pPr>
        <w:pStyle w:val="CommentText"/>
      </w:pPr>
      <w:r>
        <w:rPr>
          <w:rStyle w:val="CommentReference"/>
        </w:rPr>
        <w:annotationRef/>
      </w:r>
      <w:r>
        <w:t>Gom gọn lại hơn để chữ to lên</w:t>
      </w:r>
    </w:p>
  </w:comment>
  <w:comment w:id="1519" w:author="Toan Bui" w:date="2020-06-11T09:40:00Z" w:initials="TB">
    <w:p w14:paraId="1228ADF8" w14:textId="1DE4809C" w:rsidR="00017967" w:rsidRDefault="00017967">
      <w:pPr>
        <w:pStyle w:val="CommentText"/>
      </w:pPr>
      <w:r>
        <w:rPr>
          <w:rStyle w:val="CommentReference"/>
        </w:rPr>
        <w:annotationRef/>
      </w:r>
      <w:r>
        <w:t>Nêu rõ các chức năng đã hoàn thành</w:t>
      </w:r>
    </w:p>
  </w:comment>
  <w:comment w:id="1520" w:author="Toan Bui" w:date="2020-06-11T09:40:00Z" w:initials="TB">
    <w:p w14:paraId="480558BD" w14:textId="714228EB" w:rsidR="00017967" w:rsidRDefault="00017967">
      <w:pPr>
        <w:pStyle w:val="CommentText"/>
      </w:pPr>
      <w:r>
        <w:rPr>
          <w:rStyle w:val="CommentReference"/>
        </w:rPr>
        <w:annotationRef/>
      </w:r>
      <w:r>
        <w:t>Thật không?</w:t>
      </w:r>
    </w:p>
  </w:comment>
  <w:comment w:id="1526" w:author="Toan Bui" w:date="2020-06-11T09:41:00Z" w:initials="TB">
    <w:p w14:paraId="62269A07" w14:textId="6A735EBC" w:rsidR="00017967" w:rsidRDefault="00017967">
      <w:pPr>
        <w:pStyle w:val="CommentText"/>
      </w:pPr>
      <w:r>
        <w:rPr>
          <w:rStyle w:val="CommentReference"/>
        </w:rPr>
        <w:annotationRef/>
      </w:r>
      <w:r>
        <w:t>Cụ thể</w:t>
      </w:r>
    </w:p>
  </w:comment>
  <w:comment w:id="1531" w:author="Toan Bui" w:date="2020-06-11T09:41:00Z" w:initials="TB">
    <w:p w14:paraId="67064DDA" w14:textId="0732BC49" w:rsidR="00017967" w:rsidRDefault="00017967">
      <w:pPr>
        <w:pStyle w:val="CommentText"/>
      </w:pPr>
      <w:r>
        <w:rPr>
          <w:rStyle w:val="CommentReference"/>
        </w:rPr>
        <w:annotationRef/>
      </w:r>
      <w:r>
        <w:t>Đánh số tài liệu tham khảo, vào cite vào trong nội dung báo cáo. Xem lại format trong file hướng dnẫ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63A9CB" w15:done="0"/>
  <w15:commentEx w15:paraId="77D2587D" w15:done="0"/>
  <w15:commentEx w15:paraId="5102D4DA" w15:done="0"/>
  <w15:commentEx w15:paraId="3034D1A8" w15:done="0"/>
  <w15:commentEx w15:paraId="42935AE2" w15:done="0"/>
  <w15:commentEx w15:paraId="43596B0C" w15:done="0"/>
  <w15:commentEx w15:paraId="47694C7F" w15:done="0"/>
  <w15:commentEx w15:paraId="6169B808" w15:done="0"/>
  <w15:commentEx w15:paraId="1228ADF8" w15:done="0"/>
  <w15:commentEx w15:paraId="480558BD" w15:done="0"/>
  <w15:commentEx w15:paraId="62269A07" w15:done="0"/>
  <w15:commentEx w15:paraId="67064D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C79DD" w16cex:dateUtc="2020-06-11T02:37:00Z"/>
  <w16cex:commentExtensible w16cex:durableId="228C79D5" w16cex:dateUtc="2020-06-11T02:37:00Z"/>
  <w16cex:commentExtensible w16cex:durableId="228C79E8" w16cex:dateUtc="2020-06-11T02:37:00Z"/>
  <w16cex:commentExtensible w16cex:durableId="228C79FE" w16cex:dateUtc="2020-06-11T02:38:00Z"/>
  <w16cex:commentExtensible w16cex:durableId="228C7A10" w16cex:dateUtc="2020-06-11T02:38:00Z"/>
  <w16cex:commentExtensible w16cex:durableId="228C7A25" w16cex:dateUtc="2020-06-11T02:38:00Z"/>
  <w16cex:commentExtensible w16cex:durableId="228C7A31" w16cex:dateUtc="2020-06-11T02:38:00Z"/>
  <w16cex:commentExtensible w16cex:durableId="228C7A69" w16cex:dateUtc="2020-06-11T02:39:00Z"/>
  <w16cex:commentExtensible w16cex:durableId="228C7AA5" w16cex:dateUtc="2020-06-11T02:40:00Z"/>
  <w16cex:commentExtensible w16cex:durableId="228C7A9C" w16cex:dateUtc="2020-06-11T02:40:00Z"/>
  <w16cex:commentExtensible w16cex:durableId="228C7ABA" w16cex:dateUtc="2020-06-11T02:41:00Z"/>
  <w16cex:commentExtensible w16cex:durableId="228C7AC9" w16cex:dateUtc="2020-06-11T0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63A9CB" w16cid:durableId="228C79DD"/>
  <w16cid:commentId w16cid:paraId="77D2587D" w16cid:durableId="228C79D5"/>
  <w16cid:commentId w16cid:paraId="5102D4DA" w16cid:durableId="228C79E8"/>
  <w16cid:commentId w16cid:paraId="3034D1A8" w16cid:durableId="228C79FE"/>
  <w16cid:commentId w16cid:paraId="42935AE2" w16cid:durableId="228C7A10"/>
  <w16cid:commentId w16cid:paraId="43596B0C" w16cid:durableId="228C7A25"/>
  <w16cid:commentId w16cid:paraId="47694C7F" w16cid:durableId="228C7A31"/>
  <w16cid:commentId w16cid:paraId="6169B808" w16cid:durableId="228C7A69"/>
  <w16cid:commentId w16cid:paraId="1228ADF8" w16cid:durableId="228C7AA5"/>
  <w16cid:commentId w16cid:paraId="480558BD" w16cid:durableId="228C7A9C"/>
  <w16cid:commentId w16cid:paraId="62269A07" w16cid:durableId="228C7ABA"/>
  <w16cid:commentId w16cid:paraId="67064DDA" w16cid:durableId="228C7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DCCA9" w14:textId="77777777" w:rsidR="008739EE" w:rsidRDefault="008739EE" w:rsidP="009D047E">
      <w:r>
        <w:separator/>
      </w:r>
    </w:p>
  </w:endnote>
  <w:endnote w:type="continuationSeparator" w:id="0">
    <w:p w14:paraId="76BAA00C" w14:textId="77777777" w:rsidR="008739EE" w:rsidRDefault="008739EE" w:rsidP="009D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198954"/>
      <w:docPartObj>
        <w:docPartGallery w:val="Page Numbers (Bottom of Page)"/>
        <w:docPartUnique/>
      </w:docPartObj>
    </w:sdtPr>
    <w:sdtEndPr>
      <w:rPr>
        <w:noProof/>
      </w:rPr>
    </w:sdtEndPr>
    <w:sdtContent>
      <w:p w14:paraId="0C5162AB" w14:textId="091A6751" w:rsidR="00507AB5" w:rsidRDefault="00507A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268E8" w14:textId="77777777" w:rsidR="00507AB5" w:rsidRDefault="00507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4B437" w14:textId="77777777" w:rsidR="008739EE" w:rsidRDefault="008739EE" w:rsidP="009D047E">
      <w:r>
        <w:separator/>
      </w:r>
    </w:p>
  </w:footnote>
  <w:footnote w:type="continuationSeparator" w:id="0">
    <w:p w14:paraId="769BFE13" w14:textId="77777777" w:rsidR="008739EE" w:rsidRDefault="008739EE" w:rsidP="009D0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734"/>
    <w:multiLevelType w:val="hybridMultilevel"/>
    <w:tmpl w:val="239CA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5937"/>
    <w:multiLevelType w:val="hybridMultilevel"/>
    <w:tmpl w:val="35101BC2"/>
    <w:lvl w:ilvl="0" w:tplc="0E16A6D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356F5"/>
    <w:multiLevelType w:val="multilevel"/>
    <w:tmpl w:val="5FC206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EF3B8C"/>
    <w:multiLevelType w:val="hybridMultilevel"/>
    <w:tmpl w:val="6B8E821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4B6BD8"/>
    <w:multiLevelType w:val="multilevel"/>
    <w:tmpl w:val="3192F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23AA"/>
    <w:multiLevelType w:val="multilevel"/>
    <w:tmpl w:val="75666BA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11E44"/>
    <w:multiLevelType w:val="hybridMultilevel"/>
    <w:tmpl w:val="A27A9CB8"/>
    <w:lvl w:ilvl="0" w:tplc="D16A6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0362DF"/>
    <w:multiLevelType w:val="multilevel"/>
    <w:tmpl w:val="42E26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FF06377"/>
    <w:multiLevelType w:val="hybridMultilevel"/>
    <w:tmpl w:val="3B745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5172EA"/>
    <w:multiLevelType w:val="hybridMultilevel"/>
    <w:tmpl w:val="A45E1B5A"/>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A00CD4"/>
    <w:multiLevelType w:val="hybridMultilevel"/>
    <w:tmpl w:val="AB08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924140"/>
    <w:multiLevelType w:val="hybridMultilevel"/>
    <w:tmpl w:val="3050D020"/>
    <w:lvl w:ilvl="0" w:tplc="953EF4F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3FC0670F"/>
    <w:multiLevelType w:val="hybridMultilevel"/>
    <w:tmpl w:val="CC96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851F1"/>
    <w:multiLevelType w:val="hybridMultilevel"/>
    <w:tmpl w:val="950A0898"/>
    <w:lvl w:ilvl="0" w:tplc="AB1CF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751590"/>
    <w:multiLevelType w:val="hybridMultilevel"/>
    <w:tmpl w:val="BBF42762"/>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75397"/>
    <w:multiLevelType w:val="hybridMultilevel"/>
    <w:tmpl w:val="CC1CD1DE"/>
    <w:lvl w:ilvl="0" w:tplc="ABA8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D7365E"/>
    <w:multiLevelType w:val="hybridMultilevel"/>
    <w:tmpl w:val="D6BC61E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411462B"/>
    <w:multiLevelType w:val="hybridMultilevel"/>
    <w:tmpl w:val="551EDA8C"/>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C4E8F"/>
    <w:multiLevelType w:val="multilevel"/>
    <w:tmpl w:val="E69ED63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E831E18"/>
    <w:multiLevelType w:val="hybridMultilevel"/>
    <w:tmpl w:val="53AC70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7E3E60"/>
    <w:multiLevelType w:val="multilevel"/>
    <w:tmpl w:val="6694983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43A5287"/>
    <w:multiLevelType w:val="multilevel"/>
    <w:tmpl w:val="BE16079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2D8160A"/>
    <w:multiLevelType w:val="multilevel"/>
    <w:tmpl w:val="76B8CDB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3637583"/>
    <w:multiLevelType w:val="hybridMultilevel"/>
    <w:tmpl w:val="F698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ED7182"/>
    <w:multiLevelType w:val="hybridMultilevel"/>
    <w:tmpl w:val="93B4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28"/>
  </w:num>
  <w:num w:numId="4">
    <w:abstractNumId w:val="3"/>
  </w:num>
  <w:num w:numId="5">
    <w:abstractNumId w:val="10"/>
  </w:num>
  <w:num w:numId="6">
    <w:abstractNumId w:val="20"/>
  </w:num>
  <w:num w:numId="7">
    <w:abstractNumId w:val="1"/>
  </w:num>
  <w:num w:numId="8">
    <w:abstractNumId w:val="5"/>
  </w:num>
  <w:num w:numId="9">
    <w:abstractNumId w:val="8"/>
  </w:num>
  <w:num w:numId="10">
    <w:abstractNumId w:val="30"/>
  </w:num>
  <w:num w:numId="11">
    <w:abstractNumId w:val="25"/>
  </w:num>
  <w:num w:numId="12">
    <w:abstractNumId w:val="16"/>
  </w:num>
  <w:num w:numId="13">
    <w:abstractNumId w:val="4"/>
  </w:num>
  <w:num w:numId="14">
    <w:abstractNumId w:val="0"/>
  </w:num>
  <w:num w:numId="15">
    <w:abstractNumId w:val="14"/>
  </w:num>
  <w:num w:numId="16">
    <w:abstractNumId w:val="31"/>
  </w:num>
  <w:num w:numId="17">
    <w:abstractNumId w:val="22"/>
  </w:num>
  <w:num w:numId="18">
    <w:abstractNumId w:val="24"/>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7"/>
  </w:num>
  <w:num w:numId="22">
    <w:abstractNumId w:val="36"/>
  </w:num>
  <w:num w:numId="23">
    <w:abstractNumId w:val="2"/>
  </w:num>
  <w:num w:numId="24">
    <w:abstractNumId w:val="7"/>
  </w:num>
  <w:num w:numId="25">
    <w:abstractNumId w:val="9"/>
  </w:num>
  <w:num w:numId="26">
    <w:abstractNumId w:val="21"/>
  </w:num>
  <w:num w:numId="27">
    <w:abstractNumId w:val="17"/>
  </w:num>
  <w:num w:numId="28">
    <w:abstractNumId w:val="35"/>
  </w:num>
  <w:num w:numId="29">
    <w:abstractNumId w:val="15"/>
  </w:num>
  <w:num w:numId="30">
    <w:abstractNumId w:val="18"/>
  </w:num>
  <w:num w:numId="31">
    <w:abstractNumId w:val="33"/>
  </w:num>
  <w:num w:numId="32">
    <w:abstractNumId w:val="23"/>
  </w:num>
  <w:num w:numId="33">
    <w:abstractNumId w:val="37"/>
  </w:num>
  <w:num w:numId="34">
    <w:abstractNumId w:val="34"/>
  </w:num>
  <w:num w:numId="35">
    <w:abstractNumId w:val="19"/>
  </w:num>
  <w:num w:numId="36">
    <w:abstractNumId w:val="12"/>
  </w:num>
  <w:num w:numId="37">
    <w:abstractNumId w:val="26"/>
  </w:num>
  <w:num w:numId="38">
    <w:abstractNumId w:val="29"/>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uan Tran">
    <w15:presenceInfo w15:providerId="None" w15:userId="Tuan Tran"/>
  </w15:person>
  <w15:person w15:author="Toan Bui">
    <w15:presenceInfo w15:providerId="AD" w15:userId="S::bm.toan@hutech.edu.vn::88dff71f-f2ae-48e2-b0b2-5fe3ad431f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63"/>
    <w:rsid w:val="00000CE5"/>
    <w:rsid w:val="00005731"/>
    <w:rsid w:val="000062A5"/>
    <w:rsid w:val="00011940"/>
    <w:rsid w:val="00017967"/>
    <w:rsid w:val="000218D4"/>
    <w:rsid w:val="0003179B"/>
    <w:rsid w:val="00040B85"/>
    <w:rsid w:val="00050420"/>
    <w:rsid w:val="00055240"/>
    <w:rsid w:val="00062AFC"/>
    <w:rsid w:val="00063CEB"/>
    <w:rsid w:val="00064AC0"/>
    <w:rsid w:val="00082F74"/>
    <w:rsid w:val="00087334"/>
    <w:rsid w:val="000914A6"/>
    <w:rsid w:val="000B496F"/>
    <w:rsid w:val="000D2B5E"/>
    <w:rsid w:val="000D3235"/>
    <w:rsid w:val="000D6D7E"/>
    <w:rsid w:val="000E449C"/>
    <w:rsid w:val="000F0752"/>
    <w:rsid w:val="00100F9F"/>
    <w:rsid w:val="001117F5"/>
    <w:rsid w:val="001140BF"/>
    <w:rsid w:val="001158DC"/>
    <w:rsid w:val="00124E1D"/>
    <w:rsid w:val="0012708A"/>
    <w:rsid w:val="00127DF1"/>
    <w:rsid w:val="00132854"/>
    <w:rsid w:val="00132944"/>
    <w:rsid w:val="00133C66"/>
    <w:rsid w:val="00134075"/>
    <w:rsid w:val="001406B0"/>
    <w:rsid w:val="00140AE2"/>
    <w:rsid w:val="001412D8"/>
    <w:rsid w:val="0015333F"/>
    <w:rsid w:val="0015379B"/>
    <w:rsid w:val="001546B5"/>
    <w:rsid w:val="001679E3"/>
    <w:rsid w:val="00174BFC"/>
    <w:rsid w:val="0017736B"/>
    <w:rsid w:val="00180FB5"/>
    <w:rsid w:val="001816CD"/>
    <w:rsid w:val="001827C2"/>
    <w:rsid w:val="001854D5"/>
    <w:rsid w:val="00185E90"/>
    <w:rsid w:val="00197162"/>
    <w:rsid w:val="001A2C48"/>
    <w:rsid w:val="001A3FE7"/>
    <w:rsid w:val="001A4939"/>
    <w:rsid w:val="001C15AE"/>
    <w:rsid w:val="001D021D"/>
    <w:rsid w:val="001D392A"/>
    <w:rsid w:val="001D6E3E"/>
    <w:rsid w:val="00203C24"/>
    <w:rsid w:val="00206022"/>
    <w:rsid w:val="00211F19"/>
    <w:rsid w:val="00216D76"/>
    <w:rsid w:val="00217686"/>
    <w:rsid w:val="00222056"/>
    <w:rsid w:val="00223A40"/>
    <w:rsid w:val="002268E0"/>
    <w:rsid w:val="0026121D"/>
    <w:rsid w:val="00262BDE"/>
    <w:rsid w:val="002703D5"/>
    <w:rsid w:val="00272374"/>
    <w:rsid w:val="00274D08"/>
    <w:rsid w:val="0028103A"/>
    <w:rsid w:val="0028183F"/>
    <w:rsid w:val="00287677"/>
    <w:rsid w:val="002909E1"/>
    <w:rsid w:val="002936F7"/>
    <w:rsid w:val="00294CB9"/>
    <w:rsid w:val="002A187D"/>
    <w:rsid w:val="002B3CBF"/>
    <w:rsid w:val="002B4ACD"/>
    <w:rsid w:val="002B57A5"/>
    <w:rsid w:val="002B592B"/>
    <w:rsid w:val="002C412E"/>
    <w:rsid w:val="002C5652"/>
    <w:rsid w:val="002D3249"/>
    <w:rsid w:val="002D40AB"/>
    <w:rsid w:val="002D410E"/>
    <w:rsid w:val="002E5663"/>
    <w:rsid w:val="00301793"/>
    <w:rsid w:val="003023DC"/>
    <w:rsid w:val="00303050"/>
    <w:rsid w:val="003043C8"/>
    <w:rsid w:val="003052CD"/>
    <w:rsid w:val="00305A0F"/>
    <w:rsid w:val="00305A3E"/>
    <w:rsid w:val="00306B1C"/>
    <w:rsid w:val="00312719"/>
    <w:rsid w:val="00312E40"/>
    <w:rsid w:val="00316144"/>
    <w:rsid w:val="00317745"/>
    <w:rsid w:val="003200BF"/>
    <w:rsid w:val="00323229"/>
    <w:rsid w:val="00327E4C"/>
    <w:rsid w:val="003303D9"/>
    <w:rsid w:val="003348E7"/>
    <w:rsid w:val="00335B23"/>
    <w:rsid w:val="00335EF2"/>
    <w:rsid w:val="00347806"/>
    <w:rsid w:val="00347DC1"/>
    <w:rsid w:val="00350D2D"/>
    <w:rsid w:val="00355B90"/>
    <w:rsid w:val="00357809"/>
    <w:rsid w:val="00365CF5"/>
    <w:rsid w:val="00365E1E"/>
    <w:rsid w:val="00367370"/>
    <w:rsid w:val="00371E96"/>
    <w:rsid w:val="00371FF1"/>
    <w:rsid w:val="00380B30"/>
    <w:rsid w:val="00380CC0"/>
    <w:rsid w:val="00382F26"/>
    <w:rsid w:val="00383B78"/>
    <w:rsid w:val="003924A7"/>
    <w:rsid w:val="003A09E2"/>
    <w:rsid w:val="003B3983"/>
    <w:rsid w:val="003C1CCE"/>
    <w:rsid w:val="003C66C2"/>
    <w:rsid w:val="003D0D4C"/>
    <w:rsid w:val="003D2AFE"/>
    <w:rsid w:val="003D370C"/>
    <w:rsid w:val="003D716C"/>
    <w:rsid w:val="003E3303"/>
    <w:rsid w:val="003E4117"/>
    <w:rsid w:val="003F39CA"/>
    <w:rsid w:val="00400F12"/>
    <w:rsid w:val="00401EBF"/>
    <w:rsid w:val="00405820"/>
    <w:rsid w:val="004114B7"/>
    <w:rsid w:val="0041442A"/>
    <w:rsid w:val="004162D7"/>
    <w:rsid w:val="004220DB"/>
    <w:rsid w:val="00430530"/>
    <w:rsid w:val="00431DB4"/>
    <w:rsid w:val="0043705F"/>
    <w:rsid w:val="004412F5"/>
    <w:rsid w:val="00441E37"/>
    <w:rsid w:val="004479A9"/>
    <w:rsid w:val="00451680"/>
    <w:rsid w:val="0045414B"/>
    <w:rsid w:val="004568C7"/>
    <w:rsid w:val="00466254"/>
    <w:rsid w:val="004809FC"/>
    <w:rsid w:val="0048348E"/>
    <w:rsid w:val="004877BB"/>
    <w:rsid w:val="00487FAE"/>
    <w:rsid w:val="004951D0"/>
    <w:rsid w:val="00495CA8"/>
    <w:rsid w:val="004A0AFA"/>
    <w:rsid w:val="004A41D6"/>
    <w:rsid w:val="004A606D"/>
    <w:rsid w:val="004B4A01"/>
    <w:rsid w:val="004B78E6"/>
    <w:rsid w:val="004C0C74"/>
    <w:rsid w:val="004C6469"/>
    <w:rsid w:val="004D0806"/>
    <w:rsid w:val="004D18C9"/>
    <w:rsid w:val="004D6414"/>
    <w:rsid w:val="004E11B7"/>
    <w:rsid w:val="004E150E"/>
    <w:rsid w:val="004E4827"/>
    <w:rsid w:val="004F0012"/>
    <w:rsid w:val="004F2094"/>
    <w:rsid w:val="004F2338"/>
    <w:rsid w:val="004F5724"/>
    <w:rsid w:val="004F67A0"/>
    <w:rsid w:val="00504C4F"/>
    <w:rsid w:val="00507AB5"/>
    <w:rsid w:val="005105DB"/>
    <w:rsid w:val="00512042"/>
    <w:rsid w:val="00515886"/>
    <w:rsid w:val="00515BD2"/>
    <w:rsid w:val="00517615"/>
    <w:rsid w:val="0052629A"/>
    <w:rsid w:val="0052675D"/>
    <w:rsid w:val="0053196F"/>
    <w:rsid w:val="005321F6"/>
    <w:rsid w:val="00536383"/>
    <w:rsid w:val="00536CB8"/>
    <w:rsid w:val="0054006A"/>
    <w:rsid w:val="005501B1"/>
    <w:rsid w:val="005508F4"/>
    <w:rsid w:val="00552320"/>
    <w:rsid w:val="00556262"/>
    <w:rsid w:val="005630FC"/>
    <w:rsid w:val="00563388"/>
    <w:rsid w:val="00570240"/>
    <w:rsid w:val="00580A5D"/>
    <w:rsid w:val="00582D63"/>
    <w:rsid w:val="005831C9"/>
    <w:rsid w:val="00585670"/>
    <w:rsid w:val="0058577B"/>
    <w:rsid w:val="00592DD5"/>
    <w:rsid w:val="005A3816"/>
    <w:rsid w:val="005B1017"/>
    <w:rsid w:val="005B142B"/>
    <w:rsid w:val="005B433D"/>
    <w:rsid w:val="005B4EAB"/>
    <w:rsid w:val="005B5B27"/>
    <w:rsid w:val="005B6E83"/>
    <w:rsid w:val="005C18CF"/>
    <w:rsid w:val="005D6F46"/>
    <w:rsid w:val="005D7551"/>
    <w:rsid w:val="005E1BFD"/>
    <w:rsid w:val="005F5A5E"/>
    <w:rsid w:val="00600B57"/>
    <w:rsid w:val="00620CB8"/>
    <w:rsid w:val="00624518"/>
    <w:rsid w:val="006261FA"/>
    <w:rsid w:val="006262CF"/>
    <w:rsid w:val="0063582E"/>
    <w:rsid w:val="00641DD4"/>
    <w:rsid w:val="006434EA"/>
    <w:rsid w:val="00644EDE"/>
    <w:rsid w:val="00652848"/>
    <w:rsid w:val="00661B54"/>
    <w:rsid w:val="0067287E"/>
    <w:rsid w:val="00672C75"/>
    <w:rsid w:val="00675BA9"/>
    <w:rsid w:val="006768C7"/>
    <w:rsid w:val="00680BAD"/>
    <w:rsid w:val="00680D9C"/>
    <w:rsid w:val="00693D9E"/>
    <w:rsid w:val="00695AA0"/>
    <w:rsid w:val="00697B66"/>
    <w:rsid w:val="006A0861"/>
    <w:rsid w:val="006A44F4"/>
    <w:rsid w:val="006B1B69"/>
    <w:rsid w:val="006C04EC"/>
    <w:rsid w:val="006C3A83"/>
    <w:rsid w:val="006C5CB5"/>
    <w:rsid w:val="006C7202"/>
    <w:rsid w:val="006D3BF1"/>
    <w:rsid w:val="006E0E4E"/>
    <w:rsid w:val="006E3374"/>
    <w:rsid w:val="006E4695"/>
    <w:rsid w:val="006F1983"/>
    <w:rsid w:val="006F4C8C"/>
    <w:rsid w:val="00714FAC"/>
    <w:rsid w:val="0072555A"/>
    <w:rsid w:val="00742DF9"/>
    <w:rsid w:val="007430C5"/>
    <w:rsid w:val="00745DF8"/>
    <w:rsid w:val="00747B67"/>
    <w:rsid w:val="007544E3"/>
    <w:rsid w:val="007553EA"/>
    <w:rsid w:val="00755D7C"/>
    <w:rsid w:val="00763115"/>
    <w:rsid w:val="007666F2"/>
    <w:rsid w:val="00770634"/>
    <w:rsid w:val="00771C98"/>
    <w:rsid w:val="00772E4A"/>
    <w:rsid w:val="0077469F"/>
    <w:rsid w:val="0077739C"/>
    <w:rsid w:val="0078317B"/>
    <w:rsid w:val="0078477E"/>
    <w:rsid w:val="00784CD3"/>
    <w:rsid w:val="00787063"/>
    <w:rsid w:val="007906EB"/>
    <w:rsid w:val="00791DC2"/>
    <w:rsid w:val="00791DFB"/>
    <w:rsid w:val="007A39CB"/>
    <w:rsid w:val="007B2188"/>
    <w:rsid w:val="007B6917"/>
    <w:rsid w:val="007D0C69"/>
    <w:rsid w:val="007D2E85"/>
    <w:rsid w:val="007D54E6"/>
    <w:rsid w:val="007E0342"/>
    <w:rsid w:val="007E19EB"/>
    <w:rsid w:val="007F2DC9"/>
    <w:rsid w:val="008044BC"/>
    <w:rsid w:val="008047AC"/>
    <w:rsid w:val="0081066D"/>
    <w:rsid w:val="00811031"/>
    <w:rsid w:val="00817872"/>
    <w:rsid w:val="00831885"/>
    <w:rsid w:val="00833B4E"/>
    <w:rsid w:val="00836308"/>
    <w:rsid w:val="00837E77"/>
    <w:rsid w:val="00840572"/>
    <w:rsid w:val="008427A5"/>
    <w:rsid w:val="00847FF2"/>
    <w:rsid w:val="008628C8"/>
    <w:rsid w:val="00865376"/>
    <w:rsid w:val="00867183"/>
    <w:rsid w:val="0087183A"/>
    <w:rsid w:val="008739EE"/>
    <w:rsid w:val="00877CD6"/>
    <w:rsid w:val="008803B5"/>
    <w:rsid w:val="00880D36"/>
    <w:rsid w:val="008822BF"/>
    <w:rsid w:val="00883EA9"/>
    <w:rsid w:val="00887620"/>
    <w:rsid w:val="008906FB"/>
    <w:rsid w:val="00895038"/>
    <w:rsid w:val="00897C0E"/>
    <w:rsid w:val="008A2E38"/>
    <w:rsid w:val="008A3800"/>
    <w:rsid w:val="008A6D8C"/>
    <w:rsid w:val="008B150C"/>
    <w:rsid w:val="008D66FF"/>
    <w:rsid w:val="008E54BE"/>
    <w:rsid w:val="008F0F66"/>
    <w:rsid w:val="008F1971"/>
    <w:rsid w:val="008F30B8"/>
    <w:rsid w:val="00900FAA"/>
    <w:rsid w:val="0090690E"/>
    <w:rsid w:val="00907277"/>
    <w:rsid w:val="00907ADB"/>
    <w:rsid w:val="00907EEB"/>
    <w:rsid w:val="009123FF"/>
    <w:rsid w:val="0091457E"/>
    <w:rsid w:val="00917667"/>
    <w:rsid w:val="0093038B"/>
    <w:rsid w:val="00931420"/>
    <w:rsid w:val="00944A90"/>
    <w:rsid w:val="00946448"/>
    <w:rsid w:val="009476D6"/>
    <w:rsid w:val="00947BBF"/>
    <w:rsid w:val="0095257A"/>
    <w:rsid w:val="00960033"/>
    <w:rsid w:val="009663C7"/>
    <w:rsid w:val="00971469"/>
    <w:rsid w:val="00971ED3"/>
    <w:rsid w:val="00975592"/>
    <w:rsid w:val="009757CA"/>
    <w:rsid w:val="00977775"/>
    <w:rsid w:val="00980CEF"/>
    <w:rsid w:val="0098242A"/>
    <w:rsid w:val="00987C9F"/>
    <w:rsid w:val="00990D00"/>
    <w:rsid w:val="00995999"/>
    <w:rsid w:val="0099653F"/>
    <w:rsid w:val="009A4AEF"/>
    <w:rsid w:val="009B003F"/>
    <w:rsid w:val="009B02F0"/>
    <w:rsid w:val="009B22DB"/>
    <w:rsid w:val="009B3198"/>
    <w:rsid w:val="009D047E"/>
    <w:rsid w:val="009D7066"/>
    <w:rsid w:val="009D745D"/>
    <w:rsid w:val="009D7D41"/>
    <w:rsid w:val="009E43DC"/>
    <w:rsid w:val="009F1D2A"/>
    <w:rsid w:val="009F2669"/>
    <w:rsid w:val="009F6F35"/>
    <w:rsid w:val="00A0013A"/>
    <w:rsid w:val="00A06CAF"/>
    <w:rsid w:val="00A076E1"/>
    <w:rsid w:val="00A0799B"/>
    <w:rsid w:val="00A07AA6"/>
    <w:rsid w:val="00A16B24"/>
    <w:rsid w:val="00A21B93"/>
    <w:rsid w:val="00A24076"/>
    <w:rsid w:val="00A27975"/>
    <w:rsid w:val="00A30796"/>
    <w:rsid w:val="00A30BAD"/>
    <w:rsid w:val="00A32CB9"/>
    <w:rsid w:val="00A406BA"/>
    <w:rsid w:val="00A44336"/>
    <w:rsid w:val="00A44B1F"/>
    <w:rsid w:val="00A523A6"/>
    <w:rsid w:val="00A52744"/>
    <w:rsid w:val="00A53357"/>
    <w:rsid w:val="00A54C1D"/>
    <w:rsid w:val="00A561CD"/>
    <w:rsid w:val="00A602F3"/>
    <w:rsid w:val="00A61C16"/>
    <w:rsid w:val="00A624B1"/>
    <w:rsid w:val="00A66E6B"/>
    <w:rsid w:val="00A74D1E"/>
    <w:rsid w:val="00A75EFA"/>
    <w:rsid w:val="00A86F7C"/>
    <w:rsid w:val="00A931EC"/>
    <w:rsid w:val="00A93942"/>
    <w:rsid w:val="00A95D8E"/>
    <w:rsid w:val="00A96E53"/>
    <w:rsid w:val="00A97B2A"/>
    <w:rsid w:val="00AA1957"/>
    <w:rsid w:val="00AA3EFD"/>
    <w:rsid w:val="00AA76B9"/>
    <w:rsid w:val="00AA7AB2"/>
    <w:rsid w:val="00AB1C9D"/>
    <w:rsid w:val="00AB39BB"/>
    <w:rsid w:val="00AB7158"/>
    <w:rsid w:val="00AC20A3"/>
    <w:rsid w:val="00AC2EF7"/>
    <w:rsid w:val="00AC70AE"/>
    <w:rsid w:val="00AD7E46"/>
    <w:rsid w:val="00AE23F8"/>
    <w:rsid w:val="00AF5F40"/>
    <w:rsid w:val="00AF606D"/>
    <w:rsid w:val="00AF6A51"/>
    <w:rsid w:val="00B01D08"/>
    <w:rsid w:val="00B068C6"/>
    <w:rsid w:val="00B22D83"/>
    <w:rsid w:val="00B25E70"/>
    <w:rsid w:val="00B27FBA"/>
    <w:rsid w:val="00B33B62"/>
    <w:rsid w:val="00B36BBA"/>
    <w:rsid w:val="00B371F0"/>
    <w:rsid w:val="00B43287"/>
    <w:rsid w:val="00B47989"/>
    <w:rsid w:val="00B530EB"/>
    <w:rsid w:val="00B53822"/>
    <w:rsid w:val="00B546D3"/>
    <w:rsid w:val="00B5568A"/>
    <w:rsid w:val="00B63B71"/>
    <w:rsid w:val="00B66BBE"/>
    <w:rsid w:val="00B70F87"/>
    <w:rsid w:val="00B74928"/>
    <w:rsid w:val="00B77397"/>
    <w:rsid w:val="00B80EAA"/>
    <w:rsid w:val="00B81901"/>
    <w:rsid w:val="00B82FAF"/>
    <w:rsid w:val="00B8567C"/>
    <w:rsid w:val="00B96CF1"/>
    <w:rsid w:val="00BA2D2D"/>
    <w:rsid w:val="00BB3910"/>
    <w:rsid w:val="00BC4E04"/>
    <w:rsid w:val="00BD1980"/>
    <w:rsid w:val="00BD45BC"/>
    <w:rsid w:val="00BE2624"/>
    <w:rsid w:val="00BE7CBD"/>
    <w:rsid w:val="00BF221D"/>
    <w:rsid w:val="00BF2269"/>
    <w:rsid w:val="00BF3A03"/>
    <w:rsid w:val="00C03156"/>
    <w:rsid w:val="00C1286B"/>
    <w:rsid w:val="00C22727"/>
    <w:rsid w:val="00C325B4"/>
    <w:rsid w:val="00C34C35"/>
    <w:rsid w:val="00C34F05"/>
    <w:rsid w:val="00C36C70"/>
    <w:rsid w:val="00C41BE5"/>
    <w:rsid w:val="00C422C4"/>
    <w:rsid w:val="00C43F42"/>
    <w:rsid w:val="00C533D5"/>
    <w:rsid w:val="00C55A48"/>
    <w:rsid w:val="00C56050"/>
    <w:rsid w:val="00C560AF"/>
    <w:rsid w:val="00C64245"/>
    <w:rsid w:val="00C65664"/>
    <w:rsid w:val="00C66E92"/>
    <w:rsid w:val="00C738FB"/>
    <w:rsid w:val="00C73E14"/>
    <w:rsid w:val="00C76638"/>
    <w:rsid w:val="00C816C6"/>
    <w:rsid w:val="00C8411E"/>
    <w:rsid w:val="00CA3076"/>
    <w:rsid w:val="00CA5691"/>
    <w:rsid w:val="00CC5AAE"/>
    <w:rsid w:val="00CD3BF9"/>
    <w:rsid w:val="00CD6457"/>
    <w:rsid w:val="00CD7BB3"/>
    <w:rsid w:val="00CE418C"/>
    <w:rsid w:val="00CE70CA"/>
    <w:rsid w:val="00CE7831"/>
    <w:rsid w:val="00CF194B"/>
    <w:rsid w:val="00CF3E95"/>
    <w:rsid w:val="00CF464F"/>
    <w:rsid w:val="00CF6BA6"/>
    <w:rsid w:val="00D1048C"/>
    <w:rsid w:val="00D1435C"/>
    <w:rsid w:val="00D238E2"/>
    <w:rsid w:val="00D26C11"/>
    <w:rsid w:val="00D302E3"/>
    <w:rsid w:val="00D318A1"/>
    <w:rsid w:val="00D337D7"/>
    <w:rsid w:val="00D35D0E"/>
    <w:rsid w:val="00D36EEE"/>
    <w:rsid w:val="00D37F1D"/>
    <w:rsid w:val="00D40253"/>
    <w:rsid w:val="00D45FB4"/>
    <w:rsid w:val="00D55D31"/>
    <w:rsid w:val="00D55F30"/>
    <w:rsid w:val="00D57542"/>
    <w:rsid w:val="00D776D8"/>
    <w:rsid w:val="00D8232D"/>
    <w:rsid w:val="00D87017"/>
    <w:rsid w:val="00D876BF"/>
    <w:rsid w:val="00D95E4F"/>
    <w:rsid w:val="00D964AE"/>
    <w:rsid w:val="00D9718F"/>
    <w:rsid w:val="00DA0C8F"/>
    <w:rsid w:val="00DA182C"/>
    <w:rsid w:val="00DA443C"/>
    <w:rsid w:val="00DA7304"/>
    <w:rsid w:val="00DB7473"/>
    <w:rsid w:val="00DB7C9F"/>
    <w:rsid w:val="00DC5998"/>
    <w:rsid w:val="00DC6006"/>
    <w:rsid w:val="00DD1938"/>
    <w:rsid w:val="00DD1FF4"/>
    <w:rsid w:val="00DD5CFF"/>
    <w:rsid w:val="00DD7424"/>
    <w:rsid w:val="00DE0ABF"/>
    <w:rsid w:val="00DF1887"/>
    <w:rsid w:val="00DF4C6A"/>
    <w:rsid w:val="00DF7382"/>
    <w:rsid w:val="00DF7DC1"/>
    <w:rsid w:val="00DF7FF4"/>
    <w:rsid w:val="00E06D9F"/>
    <w:rsid w:val="00E11142"/>
    <w:rsid w:val="00E17527"/>
    <w:rsid w:val="00E21799"/>
    <w:rsid w:val="00E2783C"/>
    <w:rsid w:val="00E33339"/>
    <w:rsid w:val="00E41727"/>
    <w:rsid w:val="00E42FC9"/>
    <w:rsid w:val="00E45CCE"/>
    <w:rsid w:val="00E5158F"/>
    <w:rsid w:val="00E518EA"/>
    <w:rsid w:val="00E5316D"/>
    <w:rsid w:val="00E5458F"/>
    <w:rsid w:val="00E54818"/>
    <w:rsid w:val="00E57CAD"/>
    <w:rsid w:val="00E60BDF"/>
    <w:rsid w:val="00E60F2C"/>
    <w:rsid w:val="00E748A7"/>
    <w:rsid w:val="00E76C76"/>
    <w:rsid w:val="00E8264C"/>
    <w:rsid w:val="00E83DC8"/>
    <w:rsid w:val="00E91187"/>
    <w:rsid w:val="00EA6E8B"/>
    <w:rsid w:val="00EC115E"/>
    <w:rsid w:val="00EC4ADB"/>
    <w:rsid w:val="00EC7BC9"/>
    <w:rsid w:val="00ED1606"/>
    <w:rsid w:val="00ED7CF9"/>
    <w:rsid w:val="00EE143F"/>
    <w:rsid w:val="00EF506C"/>
    <w:rsid w:val="00F079D2"/>
    <w:rsid w:val="00F36ADE"/>
    <w:rsid w:val="00F374E1"/>
    <w:rsid w:val="00F448CF"/>
    <w:rsid w:val="00F462B3"/>
    <w:rsid w:val="00F51BC5"/>
    <w:rsid w:val="00F51F9C"/>
    <w:rsid w:val="00F6531F"/>
    <w:rsid w:val="00F6560E"/>
    <w:rsid w:val="00F67055"/>
    <w:rsid w:val="00F715D0"/>
    <w:rsid w:val="00F73410"/>
    <w:rsid w:val="00F74C6B"/>
    <w:rsid w:val="00F84320"/>
    <w:rsid w:val="00F8636A"/>
    <w:rsid w:val="00F867A0"/>
    <w:rsid w:val="00F91163"/>
    <w:rsid w:val="00F94809"/>
    <w:rsid w:val="00F9679E"/>
    <w:rsid w:val="00FA2E0E"/>
    <w:rsid w:val="00FA5109"/>
    <w:rsid w:val="00FA7AA9"/>
    <w:rsid w:val="00FB121F"/>
    <w:rsid w:val="00FB60D1"/>
    <w:rsid w:val="00FB72EE"/>
    <w:rsid w:val="00FB7EB2"/>
    <w:rsid w:val="00FC080F"/>
    <w:rsid w:val="00FC193D"/>
    <w:rsid w:val="00FD3869"/>
    <w:rsid w:val="00FD3889"/>
    <w:rsid w:val="00FD7BC2"/>
    <w:rsid w:val="00FE13B7"/>
    <w:rsid w:val="00FE2855"/>
    <w:rsid w:val="00FE3DCD"/>
    <w:rsid w:val="00FE6B03"/>
    <w:rsid w:val="00FF0FDB"/>
    <w:rsid w:val="00FF514C"/>
    <w:rsid w:val="00FF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97F5"/>
  <w15:chartTrackingRefBased/>
  <w15:docId w15:val="{2E419C87-D05E-4307-B012-CEB7DCE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CAF"/>
    <w:pPr>
      <w:spacing w:after="0" w:line="24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3D2A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B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Bảng"/>
    <w:basedOn w:val="Normal"/>
    <w:next w:val="Normal"/>
    <w:link w:val="Heading3Char"/>
    <w:uiPriority w:val="9"/>
    <w:unhideWhenUsed/>
    <w:qFormat/>
    <w:rsid w:val="006C5CB5"/>
    <w:pPr>
      <w:keepNext/>
      <w:keepLines/>
      <w:spacing w:before="40" w:line="360" w:lineRule="auto"/>
      <w:jc w:val="center"/>
      <w:outlineLvl w:val="2"/>
    </w:pPr>
    <w:rPr>
      <w:rFonts w:eastAsiaTheme="majorEastAsia" w:cstheme="majorBidi"/>
      <w:sz w:val="26"/>
    </w:rPr>
  </w:style>
  <w:style w:type="paragraph" w:styleId="Heading4">
    <w:name w:val="heading 4"/>
    <w:aliases w:val="Hình"/>
    <w:basedOn w:val="Normal"/>
    <w:next w:val="Normal"/>
    <w:link w:val="Heading4Char"/>
    <w:uiPriority w:val="9"/>
    <w:unhideWhenUsed/>
    <w:qFormat/>
    <w:rsid w:val="00507AB5"/>
    <w:pPr>
      <w:keepNext/>
      <w:keepLines/>
      <w:spacing w:before="40" w:line="360" w:lineRule="auto"/>
      <w:jc w:val="center"/>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C11"/>
    <w:pPr>
      <w:ind w:left="720"/>
      <w:contextualSpacing/>
    </w:pPr>
    <w:rPr>
      <w:rFonts w:eastAsiaTheme="minorHAnsi"/>
      <w:sz w:val="26"/>
    </w:rPr>
  </w:style>
  <w:style w:type="table" w:styleId="TableGrid">
    <w:name w:val="Table Grid"/>
    <w:basedOn w:val="TableNormal"/>
    <w:uiPriority w:val="39"/>
    <w:rsid w:val="0067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ckup">
    <w:name w:val="Mockup"/>
    <w:basedOn w:val="Normal"/>
    <w:qFormat/>
    <w:rsid w:val="00441E37"/>
    <w:pPr>
      <w:spacing w:line="360" w:lineRule="auto"/>
      <w:jc w:val="center"/>
      <w:outlineLvl w:val="0"/>
    </w:pPr>
    <w:rPr>
      <w:rFonts w:eastAsiaTheme="minorHAnsi"/>
      <w:i/>
      <w:sz w:val="26"/>
      <w:szCs w:val="26"/>
    </w:rPr>
  </w:style>
  <w:style w:type="paragraph" w:styleId="Header">
    <w:name w:val="header"/>
    <w:basedOn w:val="Normal"/>
    <w:link w:val="HeaderChar"/>
    <w:uiPriority w:val="99"/>
    <w:unhideWhenUsed/>
    <w:rsid w:val="009D047E"/>
    <w:pPr>
      <w:tabs>
        <w:tab w:val="center" w:pos="4680"/>
        <w:tab w:val="right" w:pos="9360"/>
      </w:tabs>
    </w:pPr>
  </w:style>
  <w:style w:type="character" w:customStyle="1" w:styleId="HeaderChar">
    <w:name w:val="Header Char"/>
    <w:basedOn w:val="DefaultParagraphFont"/>
    <w:link w:val="Header"/>
    <w:uiPriority w:val="99"/>
    <w:rsid w:val="009D047E"/>
    <w:rPr>
      <w:rFonts w:eastAsia="Times New Roman" w:cs="Times New Roman"/>
      <w:sz w:val="24"/>
      <w:szCs w:val="24"/>
    </w:rPr>
  </w:style>
  <w:style w:type="paragraph" w:styleId="Footer">
    <w:name w:val="footer"/>
    <w:basedOn w:val="Normal"/>
    <w:link w:val="FooterChar"/>
    <w:uiPriority w:val="99"/>
    <w:unhideWhenUsed/>
    <w:rsid w:val="009D047E"/>
    <w:pPr>
      <w:tabs>
        <w:tab w:val="center" w:pos="4680"/>
        <w:tab w:val="right" w:pos="9360"/>
      </w:tabs>
    </w:pPr>
  </w:style>
  <w:style w:type="character" w:customStyle="1" w:styleId="FooterChar">
    <w:name w:val="Footer Char"/>
    <w:basedOn w:val="DefaultParagraphFont"/>
    <w:link w:val="Footer"/>
    <w:uiPriority w:val="99"/>
    <w:rsid w:val="009D047E"/>
    <w:rPr>
      <w:rFonts w:eastAsia="Times New Roman" w:cs="Times New Roman"/>
      <w:sz w:val="24"/>
      <w:szCs w:val="24"/>
    </w:rPr>
  </w:style>
  <w:style w:type="paragraph" w:styleId="TOCHeading">
    <w:name w:val="TOC Heading"/>
    <w:basedOn w:val="Heading1"/>
    <w:next w:val="Normal"/>
    <w:uiPriority w:val="39"/>
    <w:unhideWhenUsed/>
    <w:qFormat/>
    <w:rsid w:val="002D3249"/>
    <w:pPr>
      <w:spacing w:line="259" w:lineRule="auto"/>
      <w:outlineLvl w:val="9"/>
    </w:pPr>
  </w:style>
  <w:style w:type="paragraph" w:styleId="TOC1">
    <w:name w:val="toc 1"/>
    <w:basedOn w:val="Normal"/>
    <w:next w:val="Normal"/>
    <w:autoRedefine/>
    <w:uiPriority w:val="39"/>
    <w:unhideWhenUsed/>
    <w:rsid w:val="002D3249"/>
    <w:pPr>
      <w:spacing w:after="100"/>
    </w:pPr>
  </w:style>
  <w:style w:type="paragraph" w:styleId="TOC2">
    <w:name w:val="toc 2"/>
    <w:basedOn w:val="Normal"/>
    <w:next w:val="Normal"/>
    <w:autoRedefine/>
    <w:uiPriority w:val="39"/>
    <w:unhideWhenUsed/>
    <w:rsid w:val="002D3249"/>
    <w:pPr>
      <w:spacing w:after="100"/>
      <w:ind w:left="240"/>
    </w:pPr>
  </w:style>
  <w:style w:type="paragraph" w:styleId="TOC3">
    <w:name w:val="toc 3"/>
    <w:basedOn w:val="Normal"/>
    <w:next w:val="Normal"/>
    <w:autoRedefine/>
    <w:uiPriority w:val="39"/>
    <w:unhideWhenUsed/>
    <w:rsid w:val="002D3249"/>
    <w:pPr>
      <w:spacing w:after="100"/>
      <w:ind w:left="480"/>
    </w:pPr>
  </w:style>
  <w:style w:type="character" w:styleId="Hyperlink">
    <w:name w:val="Hyperlink"/>
    <w:basedOn w:val="DefaultParagraphFont"/>
    <w:uiPriority w:val="99"/>
    <w:unhideWhenUsed/>
    <w:rsid w:val="002D3249"/>
    <w:rPr>
      <w:color w:val="0563C1" w:themeColor="hyperlink"/>
      <w:u w:val="single"/>
    </w:rPr>
  </w:style>
  <w:style w:type="character" w:customStyle="1" w:styleId="Heading2Char">
    <w:name w:val="Heading 2 Char"/>
    <w:basedOn w:val="DefaultParagraphFont"/>
    <w:link w:val="Heading2"/>
    <w:uiPriority w:val="9"/>
    <w:rsid w:val="00A21B93"/>
    <w:rPr>
      <w:rFonts w:asciiTheme="majorHAnsi" w:eastAsiaTheme="majorEastAsia" w:hAnsiTheme="majorHAnsi" w:cstheme="majorBidi"/>
      <w:color w:val="2F5496" w:themeColor="accent1" w:themeShade="BF"/>
      <w:szCs w:val="26"/>
    </w:rPr>
  </w:style>
  <w:style w:type="character" w:customStyle="1" w:styleId="Heading3Char">
    <w:name w:val="Heading 3 Char"/>
    <w:aliases w:val="Bảng Char"/>
    <w:basedOn w:val="DefaultParagraphFont"/>
    <w:link w:val="Heading3"/>
    <w:uiPriority w:val="9"/>
    <w:rsid w:val="006C5CB5"/>
    <w:rPr>
      <w:rFonts w:eastAsiaTheme="majorEastAsia" w:cstheme="majorBidi"/>
      <w:szCs w:val="24"/>
    </w:rPr>
  </w:style>
  <w:style w:type="paragraph" w:customStyle="1" w:styleId="normaltext">
    <w:name w:val="normal text"/>
    <w:basedOn w:val="Normal"/>
    <w:link w:val="normaltextChar"/>
    <w:qFormat/>
    <w:rsid w:val="002B4ACD"/>
    <w:pPr>
      <w:spacing w:line="360" w:lineRule="auto"/>
      <w:jc w:val="both"/>
    </w:pPr>
    <w:rPr>
      <w:noProof/>
      <w:sz w:val="26"/>
    </w:rPr>
  </w:style>
  <w:style w:type="character" w:customStyle="1" w:styleId="normaltextChar">
    <w:name w:val="normal text Char"/>
    <w:basedOn w:val="DefaultParagraphFont"/>
    <w:link w:val="normaltext"/>
    <w:rsid w:val="002B4ACD"/>
    <w:rPr>
      <w:rFonts w:eastAsia="Times New Roman" w:cs="Times New Roman"/>
      <w:noProof/>
      <w:szCs w:val="24"/>
    </w:rPr>
  </w:style>
  <w:style w:type="paragraph" w:styleId="TableofFigures">
    <w:name w:val="table of figures"/>
    <w:basedOn w:val="Normal"/>
    <w:next w:val="Normal"/>
    <w:uiPriority w:val="99"/>
    <w:unhideWhenUsed/>
    <w:rsid w:val="00AF606D"/>
  </w:style>
  <w:style w:type="character" w:customStyle="1" w:styleId="Heading4Char">
    <w:name w:val="Heading 4 Char"/>
    <w:aliases w:val="Hình Char"/>
    <w:basedOn w:val="DefaultParagraphFont"/>
    <w:link w:val="Heading4"/>
    <w:uiPriority w:val="9"/>
    <w:rsid w:val="00507AB5"/>
    <w:rPr>
      <w:rFonts w:eastAsiaTheme="majorEastAsia" w:cstheme="majorBidi"/>
      <w:i/>
      <w:iCs/>
      <w:szCs w:val="24"/>
    </w:rPr>
  </w:style>
  <w:style w:type="character" w:styleId="CommentReference">
    <w:name w:val="annotation reference"/>
    <w:basedOn w:val="DefaultParagraphFont"/>
    <w:uiPriority w:val="99"/>
    <w:semiHidden/>
    <w:unhideWhenUsed/>
    <w:rsid w:val="00017967"/>
    <w:rPr>
      <w:sz w:val="16"/>
      <w:szCs w:val="16"/>
    </w:rPr>
  </w:style>
  <w:style w:type="paragraph" w:styleId="CommentText">
    <w:name w:val="annotation text"/>
    <w:basedOn w:val="Normal"/>
    <w:link w:val="CommentTextChar"/>
    <w:uiPriority w:val="99"/>
    <w:semiHidden/>
    <w:unhideWhenUsed/>
    <w:rsid w:val="00017967"/>
    <w:rPr>
      <w:sz w:val="20"/>
      <w:szCs w:val="20"/>
    </w:rPr>
  </w:style>
  <w:style w:type="character" w:customStyle="1" w:styleId="CommentTextChar">
    <w:name w:val="Comment Text Char"/>
    <w:basedOn w:val="DefaultParagraphFont"/>
    <w:link w:val="CommentText"/>
    <w:uiPriority w:val="99"/>
    <w:semiHidden/>
    <w:rsid w:val="0001796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7967"/>
    <w:rPr>
      <w:b/>
      <w:bCs/>
    </w:rPr>
  </w:style>
  <w:style w:type="character" w:customStyle="1" w:styleId="CommentSubjectChar">
    <w:name w:val="Comment Subject Char"/>
    <w:basedOn w:val="CommentTextChar"/>
    <w:link w:val="CommentSubject"/>
    <w:uiPriority w:val="99"/>
    <w:semiHidden/>
    <w:rsid w:val="00017967"/>
    <w:rPr>
      <w:rFonts w:eastAsia="Times New Roman" w:cs="Times New Roman"/>
      <w:b/>
      <w:bCs/>
      <w:sz w:val="20"/>
      <w:szCs w:val="20"/>
    </w:rPr>
  </w:style>
  <w:style w:type="paragraph" w:styleId="BalloonText">
    <w:name w:val="Balloon Text"/>
    <w:basedOn w:val="Normal"/>
    <w:link w:val="BalloonTextChar"/>
    <w:uiPriority w:val="99"/>
    <w:semiHidden/>
    <w:unhideWhenUsed/>
    <w:rsid w:val="000179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796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0716">
      <w:bodyDiv w:val="1"/>
      <w:marLeft w:val="0"/>
      <w:marRight w:val="0"/>
      <w:marTop w:val="0"/>
      <w:marBottom w:val="0"/>
      <w:divBdr>
        <w:top w:val="none" w:sz="0" w:space="0" w:color="auto"/>
        <w:left w:val="none" w:sz="0" w:space="0" w:color="auto"/>
        <w:bottom w:val="none" w:sz="0" w:space="0" w:color="auto"/>
        <w:right w:val="none" w:sz="0" w:space="0" w:color="auto"/>
      </w:divBdr>
    </w:div>
    <w:div w:id="67314658">
      <w:bodyDiv w:val="1"/>
      <w:marLeft w:val="0"/>
      <w:marRight w:val="0"/>
      <w:marTop w:val="0"/>
      <w:marBottom w:val="0"/>
      <w:divBdr>
        <w:top w:val="none" w:sz="0" w:space="0" w:color="auto"/>
        <w:left w:val="none" w:sz="0" w:space="0" w:color="auto"/>
        <w:bottom w:val="none" w:sz="0" w:space="0" w:color="auto"/>
        <w:right w:val="none" w:sz="0" w:space="0" w:color="auto"/>
      </w:divBdr>
    </w:div>
    <w:div w:id="127094020">
      <w:bodyDiv w:val="1"/>
      <w:marLeft w:val="0"/>
      <w:marRight w:val="0"/>
      <w:marTop w:val="0"/>
      <w:marBottom w:val="0"/>
      <w:divBdr>
        <w:top w:val="none" w:sz="0" w:space="0" w:color="auto"/>
        <w:left w:val="none" w:sz="0" w:space="0" w:color="auto"/>
        <w:bottom w:val="none" w:sz="0" w:space="0" w:color="auto"/>
        <w:right w:val="none" w:sz="0" w:space="0" w:color="auto"/>
      </w:divBdr>
    </w:div>
    <w:div w:id="357657994">
      <w:bodyDiv w:val="1"/>
      <w:marLeft w:val="0"/>
      <w:marRight w:val="0"/>
      <w:marTop w:val="0"/>
      <w:marBottom w:val="0"/>
      <w:divBdr>
        <w:top w:val="none" w:sz="0" w:space="0" w:color="auto"/>
        <w:left w:val="none" w:sz="0" w:space="0" w:color="auto"/>
        <w:bottom w:val="none" w:sz="0" w:space="0" w:color="auto"/>
        <w:right w:val="none" w:sz="0" w:space="0" w:color="auto"/>
      </w:divBdr>
    </w:div>
    <w:div w:id="20337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C59B-1DEC-41F1-9C24-DD98388D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60</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Tuan Tran</cp:lastModifiedBy>
  <cp:revision>875</cp:revision>
  <dcterms:created xsi:type="dcterms:W3CDTF">2019-11-11T07:30:00Z</dcterms:created>
  <dcterms:modified xsi:type="dcterms:W3CDTF">2020-06-12T02:45:00Z</dcterms:modified>
</cp:coreProperties>
</file>